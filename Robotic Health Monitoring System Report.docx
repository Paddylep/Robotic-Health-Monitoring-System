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42C5" w14:textId="010E255A" w:rsidR="00D96FE9" w:rsidRPr="001936F9" w:rsidRDefault="00D96FE9" w:rsidP="00D96FE9">
      <w:pPr>
        <w:pStyle w:val="paragraph"/>
        <w:spacing w:before="0" w:beforeAutospacing="0" w:after="877" w:afterAutospacing="0"/>
        <w:ind w:left="915" w:right="825"/>
        <w:jc w:val="center"/>
        <w:textAlignment w:val="baseline"/>
        <w:rPr>
          <w:rFonts w:asciiTheme="minorHAnsi" w:hAnsiTheme="minorHAnsi" w:cstheme="minorHAnsi"/>
        </w:rPr>
      </w:pPr>
      <w:r w:rsidRPr="00AF5AB2">
        <w:rPr>
          <w:rStyle w:val="normaltextrun"/>
          <w:rFonts w:asciiTheme="minorHAnsi" w:eastAsiaTheme="majorEastAsia" w:hAnsiTheme="minorHAnsi" w:cstheme="minorHAnsi"/>
        </w:rPr>
        <w:t>S.E.T.U Carlow</w:t>
      </w:r>
    </w:p>
    <w:p w14:paraId="10166CBE" w14:textId="0651582A" w:rsidR="00D96FE9" w:rsidRPr="00AF5AB2" w:rsidRDefault="00D96FE9" w:rsidP="00AF5AB2">
      <w:pPr>
        <w:pStyle w:val="Title"/>
        <w:jc w:val="center"/>
      </w:pPr>
      <w:r w:rsidRPr="00AF5AB2">
        <w:rPr>
          <w:rStyle w:val="normaltextrun"/>
          <w:rFonts w:asciiTheme="minorHAnsi" w:hAnsiTheme="minorHAnsi" w:cstheme="minorHAnsi"/>
        </w:rPr>
        <w:t>Robotic System Health Monitoring with</w:t>
      </w:r>
      <w:r w:rsidR="000764D0" w:rsidRPr="00AF5AB2">
        <w:rPr>
          <w:rStyle w:val="normaltextrun"/>
          <w:rFonts w:asciiTheme="minorHAnsi" w:hAnsiTheme="minorHAnsi" w:cstheme="minorHAnsi"/>
        </w:rPr>
        <w:t xml:space="preserve"> S</w:t>
      </w:r>
      <w:r w:rsidRPr="00AF5AB2">
        <w:rPr>
          <w:rStyle w:val="normaltextrun"/>
          <w:rFonts w:asciiTheme="minorHAnsi" w:hAnsiTheme="minorHAnsi" w:cstheme="minorHAnsi"/>
        </w:rPr>
        <w:t>ensor Networks</w:t>
      </w:r>
    </w:p>
    <w:p w14:paraId="58A90B88" w14:textId="09A3D90B" w:rsidR="00D96FE9" w:rsidRDefault="00D96FE9" w:rsidP="00AF5AB2">
      <w:pPr>
        <w:pStyle w:val="paragraph"/>
        <w:spacing w:before="0" w:beforeAutospacing="0" w:after="157" w:afterAutospacing="0"/>
        <w:ind w:left="915" w:right="900"/>
        <w:jc w:val="center"/>
        <w:textAlignment w:val="baseline"/>
        <w:rPr>
          <w:rStyle w:val="normaltextrun"/>
          <w:rFonts w:asciiTheme="minorHAnsi" w:eastAsiaTheme="majorEastAsia" w:hAnsiTheme="minorHAnsi" w:cstheme="minorHAnsi"/>
        </w:rPr>
      </w:pPr>
      <w:r w:rsidRPr="00AF5AB2">
        <w:rPr>
          <w:rStyle w:val="normaltextrun"/>
          <w:rFonts w:asciiTheme="minorHAnsi" w:eastAsiaTheme="majorEastAsia" w:hAnsiTheme="minorHAnsi" w:cstheme="minorHAnsi"/>
        </w:rPr>
        <w:t>A D</w:t>
      </w:r>
      <w:r w:rsidR="009F1C1F">
        <w:rPr>
          <w:rStyle w:val="normaltextrun"/>
          <w:rFonts w:asciiTheme="minorHAnsi" w:eastAsiaTheme="majorEastAsia" w:hAnsiTheme="minorHAnsi" w:cstheme="minorHAnsi"/>
        </w:rPr>
        <w:t>issertation</w:t>
      </w:r>
      <w:r w:rsidRPr="00AF5AB2">
        <w:rPr>
          <w:rStyle w:val="normaltextrun"/>
          <w:rFonts w:asciiTheme="minorHAnsi" w:eastAsiaTheme="majorEastAsia" w:hAnsiTheme="minorHAnsi" w:cstheme="minorHAnsi"/>
        </w:rPr>
        <w:t xml:space="preserve"> S</w:t>
      </w:r>
      <w:r w:rsidR="006D398E">
        <w:rPr>
          <w:rStyle w:val="normaltextrun"/>
          <w:rFonts w:asciiTheme="minorHAnsi" w:eastAsiaTheme="majorEastAsia" w:hAnsiTheme="minorHAnsi" w:cstheme="minorHAnsi"/>
        </w:rPr>
        <w:t>ubmitted</w:t>
      </w:r>
      <w:r w:rsidRPr="00AF5AB2">
        <w:rPr>
          <w:rStyle w:val="normaltextrun"/>
          <w:rFonts w:asciiTheme="minorHAnsi" w:eastAsiaTheme="majorEastAsia" w:hAnsiTheme="minorHAnsi" w:cstheme="minorHAnsi"/>
        </w:rPr>
        <w:t xml:space="preserve"> </w:t>
      </w:r>
      <w:r w:rsidR="006D398E">
        <w:rPr>
          <w:rStyle w:val="normaltextrun"/>
          <w:rFonts w:asciiTheme="minorHAnsi" w:eastAsiaTheme="majorEastAsia" w:hAnsiTheme="minorHAnsi" w:cstheme="minorHAnsi"/>
        </w:rPr>
        <w:t>to</w:t>
      </w:r>
    </w:p>
    <w:p w14:paraId="0ADA6A2C" w14:textId="7006EC61" w:rsidR="00C54ACA" w:rsidRPr="00AF5AB2" w:rsidRDefault="00C54ACA" w:rsidP="00C54ACA">
      <w:pPr>
        <w:pStyle w:val="paragraph"/>
        <w:spacing w:before="0" w:beforeAutospacing="0" w:after="478" w:afterAutospacing="0"/>
        <w:ind w:left="915" w:right="900"/>
        <w:jc w:val="center"/>
        <w:textAlignment w:val="baseline"/>
        <w:rPr>
          <w:rFonts w:asciiTheme="minorHAnsi" w:hAnsiTheme="minorHAnsi" w:cstheme="minorHAnsi"/>
        </w:rPr>
      </w:pPr>
      <w:r w:rsidRPr="00AF5AB2">
        <w:rPr>
          <w:rStyle w:val="normaltextrun"/>
          <w:rFonts w:asciiTheme="minorHAnsi" w:eastAsiaTheme="majorEastAsia" w:hAnsiTheme="minorHAnsi" w:cstheme="minorHAnsi"/>
        </w:rPr>
        <w:t>D</w:t>
      </w:r>
      <w:r>
        <w:rPr>
          <w:rStyle w:val="normaltextrun"/>
          <w:rFonts w:asciiTheme="minorHAnsi" w:eastAsiaTheme="majorEastAsia" w:hAnsiTheme="minorHAnsi" w:cstheme="minorHAnsi"/>
        </w:rPr>
        <w:t>epartment</w:t>
      </w:r>
      <w:r w:rsidRPr="00AF5AB2">
        <w:rPr>
          <w:rStyle w:val="normaltextrun"/>
          <w:rFonts w:asciiTheme="minorHAnsi" w:eastAsiaTheme="majorEastAsia" w:hAnsiTheme="minorHAnsi" w:cstheme="minorHAnsi"/>
        </w:rPr>
        <w:t xml:space="preserve"> </w:t>
      </w:r>
      <w:r>
        <w:rPr>
          <w:rStyle w:val="normaltextrun"/>
          <w:rFonts w:asciiTheme="minorHAnsi" w:eastAsiaTheme="majorEastAsia" w:hAnsiTheme="minorHAnsi" w:cstheme="minorHAnsi"/>
        </w:rPr>
        <w:t xml:space="preserve">of </w:t>
      </w:r>
      <w:r w:rsidRPr="00BF505A">
        <w:rPr>
          <w:rFonts w:asciiTheme="minorHAnsi" w:eastAsiaTheme="majorEastAsia" w:hAnsiTheme="minorHAnsi" w:cstheme="minorHAnsi"/>
        </w:rPr>
        <w:t>Engineering Technology,</w:t>
      </w:r>
    </w:p>
    <w:p w14:paraId="10FCB487" w14:textId="3467B856" w:rsidR="00371184" w:rsidRDefault="00D96FE9" w:rsidP="00AF5AB2">
      <w:pPr>
        <w:pStyle w:val="paragraph"/>
        <w:spacing w:before="0" w:beforeAutospacing="0" w:after="478" w:afterAutospacing="0"/>
        <w:ind w:left="915" w:right="900"/>
        <w:jc w:val="center"/>
        <w:textAlignment w:val="baseline"/>
        <w:rPr>
          <w:rFonts w:asciiTheme="minorHAnsi" w:hAnsiTheme="minorHAnsi" w:cstheme="minorHAnsi"/>
        </w:rPr>
      </w:pPr>
      <w:r w:rsidRPr="00AF5AB2">
        <w:rPr>
          <w:rStyle w:val="normaltextrun"/>
          <w:rFonts w:asciiTheme="minorHAnsi" w:eastAsiaTheme="majorEastAsia" w:hAnsiTheme="minorHAnsi" w:cstheme="minorHAnsi"/>
        </w:rPr>
        <w:t>I</w:t>
      </w:r>
      <w:r w:rsidR="000D21BA">
        <w:rPr>
          <w:rStyle w:val="normaltextrun"/>
          <w:rFonts w:asciiTheme="minorHAnsi" w:eastAsiaTheme="majorEastAsia" w:hAnsiTheme="minorHAnsi" w:cstheme="minorHAnsi"/>
        </w:rPr>
        <w:t>n</w:t>
      </w:r>
      <w:r w:rsidRPr="00AF5AB2">
        <w:rPr>
          <w:rStyle w:val="normaltextrun"/>
          <w:rFonts w:asciiTheme="minorHAnsi" w:eastAsiaTheme="majorEastAsia" w:hAnsiTheme="minorHAnsi" w:cstheme="minorHAnsi"/>
        </w:rPr>
        <w:t xml:space="preserve"> </w:t>
      </w:r>
      <w:r w:rsidR="00672202" w:rsidRPr="00AF5AB2">
        <w:rPr>
          <w:rStyle w:val="normaltextrun"/>
          <w:rFonts w:asciiTheme="minorHAnsi" w:eastAsiaTheme="majorEastAsia" w:hAnsiTheme="minorHAnsi" w:cstheme="minorHAnsi"/>
        </w:rPr>
        <w:t>C</w:t>
      </w:r>
      <w:r w:rsidR="00672202">
        <w:rPr>
          <w:rStyle w:val="normaltextrun"/>
          <w:rFonts w:asciiTheme="minorHAnsi" w:eastAsiaTheme="majorEastAsia" w:hAnsiTheme="minorHAnsi" w:cstheme="minorHAnsi"/>
        </w:rPr>
        <w:t>andidacy</w:t>
      </w:r>
      <w:r w:rsidRPr="00AF5AB2">
        <w:rPr>
          <w:rStyle w:val="normaltextrun"/>
          <w:rFonts w:asciiTheme="minorHAnsi" w:eastAsiaTheme="majorEastAsia" w:hAnsiTheme="minorHAnsi" w:cstheme="minorHAnsi"/>
        </w:rPr>
        <w:t xml:space="preserve"> </w:t>
      </w:r>
      <w:r w:rsidR="00672202">
        <w:rPr>
          <w:rStyle w:val="normaltextrun"/>
          <w:rFonts w:asciiTheme="minorHAnsi" w:eastAsiaTheme="majorEastAsia" w:hAnsiTheme="minorHAnsi" w:cstheme="minorHAnsi"/>
        </w:rPr>
        <w:t>for the</w:t>
      </w:r>
      <w:r w:rsidRPr="00AF5AB2">
        <w:rPr>
          <w:rStyle w:val="normaltextrun"/>
          <w:rFonts w:asciiTheme="minorHAnsi" w:eastAsiaTheme="majorEastAsia" w:hAnsiTheme="minorHAnsi" w:cstheme="minorHAnsi"/>
        </w:rPr>
        <w:t xml:space="preserve"> </w:t>
      </w:r>
      <w:r w:rsidR="00672202">
        <w:rPr>
          <w:rStyle w:val="normaltextrun"/>
          <w:rFonts w:asciiTheme="minorHAnsi" w:eastAsiaTheme="majorEastAsia" w:hAnsiTheme="minorHAnsi" w:cstheme="minorHAnsi"/>
        </w:rPr>
        <w:t>Degree</w:t>
      </w:r>
      <w:r w:rsidRPr="000D21BA">
        <w:t xml:space="preserve"> </w:t>
      </w:r>
      <w:r w:rsidR="001107D3" w:rsidRPr="001107D3">
        <w:rPr>
          <w:rFonts w:ascii="Calibri" w:eastAsiaTheme="majorEastAsia" w:hAnsi="Calibri" w:cs="Calibri"/>
        </w:rPr>
        <w:t>BEng (Hons) in Electronic</w:t>
      </w:r>
      <w:r w:rsidR="009B5CF5" w:rsidRPr="001107D3">
        <w:rPr>
          <w:rFonts w:ascii="Calibri" w:eastAsiaTheme="majorEastAsia" w:hAnsi="Calibri" w:cs="Calibri"/>
        </w:rPr>
        <w:t xml:space="preserve"> Engineering</w:t>
      </w:r>
      <w:r w:rsidR="000D21BA">
        <w:rPr>
          <w:rStyle w:val="normaltextrun"/>
          <w:rFonts w:ascii="Calibri" w:eastAsiaTheme="majorEastAsia" w:hAnsi="Calibri" w:cs="Calibri"/>
          <w:sz w:val="22"/>
          <w:szCs w:val="22"/>
        </w:rPr>
        <w:t>,</w:t>
      </w:r>
    </w:p>
    <w:p w14:paraId="45953F9B" w14:textId="62D2DD97" w:rsidR="00D96FE9" w:rsidRPr="001936F9" w:rsidRDefault="00D96FE9" w:rsidP="00D96FE9">
      <w:pPr>
        <w:pStyle w:val="paragraph"/>
        <w:spacing w:before="0" w:beforeAutospacing="0" w:after="1597" w:afterAutospacing="0"/>
        <w:ind w:left="900" w:right="900"/>
        <w:jc w:val="center"/>
        <w:textAlignment w:val="baseline"/>
        <w:rPr>
          <w:rFonts w:asciiTheme="minorHAnsi" w:hAnsiTheme="minorHAnsi" w:cstheme="minorHAnsi"/>
        </w:rPr>
      </w:pPr>
      <w:r w:rsidRPr="00AF5AB2">
        <w:rPr>
          <w:rStyle w:val="normaltextrun"/>
          <w:rFonts w:asciiTheme="minorHAnsi" w:eastAsiaTheme="majorEastAsia" w:hAnsiTheme="minorHAnsi" w:cstheme="minorHAnsi"/>
        </w:rPr>
        <w:t>B</w:t>
      </w:r>
      <w:r w:rsidR="000D21BA">
        <w:rPr>
          <w:rStyle w:val="normaltextrun"/>
          <w:rFonts w:asciiTheme="minorHAnsi" w:eastAsiaTheme="majorEastAsia" w:hAnsiTheme="minorHAnsi" w:cstheme="minorHAnsi"/>
        </w:rPr>
        <w:t>y</w:t>
      </w:r>
      <w:r w:rsidRPr="00AF5AB2">
        <w:rPr>
          <w:rStyle w:val="normaltextrun"/>
          <w:rFonts w:asciiTheme="minorHAnsi" w:eastAsiaTheme="majorEastAsia" w:hAnsiTheme="minorHAnsi" w:cstheme="minorHAnsi"/>
        </w:rPr>
        <w:t xml:space="preserve"> Patrick Duffy</w:t>
      </w:r>
      <w:r w:rsidR="00A6300B">
        <w:rPr>
          <w:rStyle w:val="normaltextrun"/>
          <w:rFonts w:asciiTheme="minorHAnsi" w:eastAsiaTheme="majorEastAsia" w:hAnsiTheme="minorHAnsi" w:cstheme="minorHAnsi"/>
        </w:rPr>
        <w:t xml:space="preserve"> (C00281654)</w:t>
      </w:r>
    </w:p>
    <w:p w14:paraId="09B5E7F1" w14:textId="77777777" w:rsidR="00D96FE9" w:rsidRDefault="00D96FE9" w:rsidP="00AF5AB2">
      <w:pPr>
        <w:pStyle w:val="paragraph"/>
        <w:spacing w:before="0" w:beforeAutospacing="0" w:after="2198" w:afterAutospacing="0"/>
        <w:ind w:left="915" w:right="900"/>
        <w:jc w:val="both"/>
        <w:textAlignment w:val="baseline"/>
        <w:rPr>
          <w:rStyle w:val="eop"/>
          <w:rFonts w:asciiTheme="minorHAnsi" w:eastAsiaTheme="majorEastAsia" w:hAnsiTheme="minorHAnsi" w:cstheme="minorHAnsi"/>
        </w:rPr>
      </w:pPr>
      <w:r w:rsidRPr="00AF5AB2">
        <w:rPr>
          <w:rStyle w:val="eop"/>
          <w:rFonts w:asciiTheme="minorHAnsi" w:eastAsiaTheme="majorEastAsia" w:hAnsiTheme="minorHAnsi" w:cstheme="minorHAnsi"/>
        </w:rPr>
        <w:t> </w:t>
      </w:r>
    </w:p>
    <w:p w14:paraId="1CBEAD64" w14:textId="77777777" w:rsidR="00A6300B" w:rsidRDefault="00A6300B" w:rsidP="00AF5AB2">
      <w:pPr>
        <w:pStyle w:val="paragraph"/>
        <w:spacing w:before="0" w:beforeAutospacing="0" w:after="2198" w:afterAutospacing="0"/>
        <w:ind w:left="915" w:right="900"/>
        <w:jc w:val="both"/>
        <w:textAlignment w:val="baseline"/>
        <w:rPr>
          <w:rFonts w:asciiTheme="minorHAnsi" w:hAnsiTheme="minorHAnsi" w:cstheme="minorHAnsi"/>
        </w:rPr>
      </w:pPr>
    </w:p>
    <w:p w14:paraId="07D1A27E" w14:textId="77777777" w:rsidR="00C97781" w:rsidRDefault="00C97781" w:rsidP="00AF5AB2">
      <w:pPr>
        <w:pStyle w:val="paragraph"/>
        <w:spacing w:before="0" w:beforeAutospacing="0" w:after="2198" w:afterAutospacing="0"/>
        <w:ind w:left="915" w:right="900"/>
        <w:jc w:val="both"/>
        <w:textAlignment w:val="baseline"/>
        <w:rPr>
          <w:rFonts w:asciiTheme="minorHAnsi" w:hAnsiTheme="minorHAnsi" w:cstheme="minorHAnsi"/>
        </w:rPr>
      </w:pPr>
    </w:p>
    <w:p w14:paraId="5550D6CF" w14:textId="77777777" w:rsidR="00C97781" w:rsidRPr="00C97781" w:rsidRDefault="00C97781" w:rsidP="00C97781">
      <w:pPr>
        <w:pStyle w:val="paragraph"/>
        <w:spacing w:before="0" w:after="2198"/>
        <w:ind w:left="915" w:right="900"/>
        <w:jc w:val="both"/>
        <w:rPr>
          <w:rFonts w:cstheme="minorHAnsi"/>
        </w:rPr>
      </w:pPr>
      <w:r w:rsidRPr="00C97781">
        <w:rPr>
          <w:rFonts w:cstheme="minorHAnsi"/>
          <w:b/>
          <w:bCs/>
          <w:lang w:val="en-IE"/>
        </w:rPr>
        <w:lastRenderedPageBreak/>
        <w:t>Declaration</w:t>
      </w:r>
      <w:r w:rsidRPr="00C97781">
        <w:rPr>
          <w:rFonts w:cstheme="minorHAnsi"/>
        </w:rPr>
        <w:t> </w:t>
      </w:r>
    </w:p>
    <w:p w14:paraId="194DB910" w14:textId="77777777" w:rsidR="00C97781" w:rsidRPr="00C97781" w:rsidRDefault="00C97781" w:rsidP="00C97781">
      <w:pPr>
        <w:pStyle w:val="paragraph"/>
        <w:spacing w:after="2198"/>
        <w:ind w:left="915" w:right="900"/>
        <w:jc w:val="both"/>
        <w:rPr>
          <w:rFonts w:cstheme="minorHAnsi"/>
        </w:rPr>
      </w:pPr>
      <w:r w:rsidRPr="00C97781">
        <w:rPr>
          <w:rFonts w:cstheme="minorHAnsi"/>
        </w:rPr>
        <w:t> </w:t>
      </w:r>
    </w:p>
    <w:p w14:paraId="55C169F0" w14:textId="77777777" w:rsidR="00C97781" w:rsidRPr="00C97781" w:rsidRDefault="00C97781" w:rsidP="00C97781">
      <w:pPr>
        <w:pStyle w:val="paragraph"/>
        <w:spacing w:after="2198"/>
        <w:ind w:left="915" w:right="900"/>
        <w:jc w:val="both"/>
        <w:rPr>
          <w:rFonts w:cstheme="minorHAnsi"/>
        </w:rPr>
      </w:pPr>
      <w:r w:rsidRPr="00C97781">
        <w:rPr>
          <w:rFonts w:cstheme="minorHAnsi"/>
          <w:lang w:val="en-IE"/>
        </w:rPr>
        <w:t>I understand that SETU Carlow and Wexford regards breaches of academic integrity and plagiarism as grave and serious. </w:t>
      </w:r>
      <w:r w:rsidRPr="00C97781">
        <w:rPr>
          <w:rFonts w:cstheme="minorHAnsi"/>
        </w:rPr>
        <w:t> </w:t>
      </w:r>
    </w:p>
    <w:p w14:paraId="7809EED5" w14:textId="77777777" w:rsidR="00C97781" w:rsidRPr="00C97781" w:rsidRDefault="00C97781" w:rsidP="00C97781">
      <w:pPr>
        <w:pStyle w:val="paragraph"/>
        <w:spacing w:after="2198"/>
        <w:ind w:left="915" w:right="900"/>
        <w:jc w:val="both"/>
        <w:rPr>
          <w:rFonts w:cstheme="minorHAnsi"/>
        </w:rPr>
      </w:pPr>
      <w:r w:rsidRPr="00C97781">
        <w:rPr>
          <w:rFonts w:cstheme="minorHAnsi"/>
          <w:lang w:val="en-IE"/>
        </w:rPr>
        <w:t>I have read and understood the SETU Carlow and Wexford Plagiarism Policy. I accept the penalties that may be imposed should I engage in practice or practices that breach this policy. </w:t>
      </w:r>
      <w:r w:rsidRPr="00C97781">
        <w:rPr>
          <w:rFonts w:cstheme="minorHAnsi"/>
        </w:rPr>
        <w:t> </w:t>
      </w:r>
    </w:p>
    <w:p w14:paraId="301C48A2" w14:textId="77777777" w:rsidR="00C97781" w:rsidRPr="00C97781" w:rsidRDefault="00C97781" w:rsidP="00C97781">
      <w:pPr>
        <w:pStyle w:val="paragraph"/>
        <w:spacing w:after="2198"/>
        <w:ind w:left="915" w:right="900"/>
        <w:jc w:val="both"/>
        <w:rPr>
          <w:rFonts w:cstheme="minorHAnsi"/>
        </w:rPr>
      </w:pPr>
      <w:r w:rsidRPr="00C97781">
        <w:rPr>
          <w:rFonts w:cstheme="minorHAnsi"/>
          <w:lang w:val="en-IE"/>
        </w:rPr>
        <w:t>I have identified and included the source of all facts, ideas, opinions, and viewpoints of others in the assignment references. Direct quotations from books, journal articles, internet sources, module text, or any other source whatsoever are acknowledged, and the sources cited are identified in the assignment references. </w:t>
      </w:r>
      <w:r w:rsidRPr="00C97781">
        <w:rPr>
          <w:rFonts w:cstheme="minorHAnsi"/>
        </w:rPr>
        <w:t> </w:t>
      </w:r>
    </w:p>
    <w:p w14:paraId="481B2E04" w14:textId="77777777" w:rsidR="00C97781" w:rsidRPr="00C97781" w:rsidRDefault="00C97781" w:rsidP="00C97781">
      <w:pPr>
        <w:pStyle w:val="paragraph"/>
        <w:spacing w:after="2198"/>
        <w:ind w:left="915" w:right="900"/>
        <w:jc w:val="both"/>
        <w:rPr>
          <w:rFonts w:cstheme="minorHAnsi"/>
        </w:rPr>
      </w:pPr>
      <w:r w:rsidRPr="00C97781">
        <w:rPr>
          <w:rFonts w:cstheme="minorHAnsi"/>
          <w:lang w:val="en-IE"/>
        </w:rPr>
        <w:t>I declare that this material, which I now submit for assessment, is entirely my own work and has not been taken from the work of others save and to the extent that such work has been cited and acknowledged within the text of my work. </w:t>
      </w:r>
      <w:r w:rsidRPr="00C97781">
        <w:rPr>
          <w:rFonts w:cstheme="minorHAnsi"/>
        </w:rPr>
        <w:t> </w:t>
      </w:r>
    </w:p>
    <w:p w14:paraId="55C12E03" w14:textId="77777777" w:rsidR="00C97781" w:rsidRPr="00C97781" w:rsidRDefault="00C97781" w:rsidP="00C97781">
      <w:pPr>
        <w:pStyle w:val="paragraph"/>
        <w:spacing w:after="2198"/>
        <w:ind w:left="915" w:right="900"/>
        <w:jc w:val="both"/>
        <w:rPr>
          <w:rFonts w:cstheme="minorHAnsi"/>
        </w:rPr>
      </w:pPr>
      <w:r w:rsidRPr="00C97781">
        <w:rPr>
          <w:rFonts w:cstheme="minorHAnsi"/>
          <w:lang w:val="en-IE"/>
        </w:rPr>
        <w:t>I have read and understood the SETU Carlow and Wexford library referencing guidelines (available at the TLC Student Hub on Blackboard) and/or recommended in the assignment guidelines and/or program documentation. </w:t>
      </w:r>
      <w:r w:rsidRPr="00C97781">
        <w:rPr>
          <w:rFonts w:cstheme="minorHAnsi"/>
        </w:rPr>
        <w:t> </w:t>
      </w:r>
    </w:p>
    <w:p w14:paraId="6F0F0BC5" w14:textId="77777777" w:rsidR="00C97781" w:rsidRPr="00C97781" w:rsidRDefault="00C97781" w:rsidP="00C97781">
      <w:pPr>
        <w:pStyle w:val="paragraph"/>
        <w:spacing w:after="2198"/>
        <w:ind w:left="915" w:right="900"/>
        <w:jc w:val="both"/>
        <w:rPr>
          <w:rFonts w:cstheme="minorHAnsi"/>
        </w:rPr>
      </w:pPr>
      <w:r w:rsidRPr="00C97781">
        <w:rPr>
          <w:rFonts w:cstheme="minorHAnsi"/>
          <w:lang w:val="en-IE"/>
        </w:rPr>
        <w:t>By signing this form or by submitting this material online I confirm that this assignment, or any part of it, has not been previously submitted by me or any other person for assessment on this or any other course of study. </w:t>
      </w:r>
      <w:r w:rsidRPr="00C97781">
        <w:rPr>
          <w:rFonts w:cstheme="minorHAnsi"/>
        </w:rPr>
        <w:t> </w:t>
      </w:r>
    </w:p>
    <w:p w14:paraId="2F4366E0" w14:textId="77777777" w:rsidR="00C97781" w:rsidRPr="00C97781" w:rsidRDefault="00C97781" w:rsidP="00C97781">
      <w:pPr>
        <w:pStyle w:val="paragraph"/>
        <w:spacing w:after="2198"/>
        <w:ind w:left="915" w:right="900"/>
        <w:jc w:val="both"/>
        <w:rPr>
          <w:rFonts w:cstheme="minorHAnsi"/>
        </w:rPr>
      </w:pPr>
      <w:r w:rsidRPr="00C97781">
        <w:rPr>
          <w:rFonts w:cstheme="minorHAnsi"/>
          <w:lang w:val="en-IE"/>
        </w:rPr>
        <w:t>By signing this form or by submitting material for assessment online I confirm that I have read and understood SETU Carlow and Wexford General Assessment Regulations, with a particular focus on Academic Integrity and Plagiarism Policy. </w:t>
      </w:r>
      <w:r w:rsidRPr="00C97781">
        <w:rPr>
          <w:rFonts w:cstheme="minorHAnsi"/>
        </w:rPr>
        <w:t> </w:t>
      </w:r>
    </w:p>
    <w:p w14:paraId="47CE5ED7" w14:textId="77777777" w:rsidR="00C97781" w:rsidRPr="00C97781" w:rsidRDefault="00C97781" w:rsidP="00C97781">
      <w:pPr>
        <w:pStyle w:val="paragraph"/>
        <w:spacing w:after="2198"/>
        <w:ind w:left="915" w:right="900"/>
        <w:jc w:val="both"/>
        <w:rPr>
          <w:rFonts w:cstheme="minorHAnsi"/>
        </w:rPr>
      </w:pPr>
      <w:r w:rsidRPr="00C97781">
        <w:rPr>
          <w:rFonts w:cstheme="minorHAnsi"/>
        </w:rPr>
        <w:t> </w:t>
      </w:r>
    </w:p>
    <w:p w14:paraId="5319322D" w14:textId="77777777" w:rsidR="00C97781" w:rsidRPr="00C97781" w:rsidRDefault="00C97781" w:rsidP="00C97781">
      <w:pPr>
        <w:pStyle w:val="paragraph"/>
        <w:spacing w:after="2198"/>
        <w:ind w:left="915" w:right="900"/>
        <w:jc w:val="both"/>
        <w:rPr>
          <w:rFonts w:cstheme="minorHAnsi"/>
        </w:rPr>
      </w:pPr>
      <w:r w:rsidRPr="00C97781">
        <w:rPr>
          <w:rFonts w:cstheme="minorHAnsi"/>
        </w:rPr>
        <w:t> </w:t>
      </w:r>
    </w:p>
    <w:p w14:paraId="08A6BA8C" w14:textId="77777777" w:rsidR="00C97781" w:rsidRPr="00C97781" w:rsidRDefault="00C97781" w:rsidP="00C97781">
      <w:pPr>
        <w:pStyle w:val="paragraph"/>
        <w:spacing w:after="2198"/>
        <w:ind w:left="915" w:right="900"/>
        <w:jc w:val="both"/>
        <w:rPr>
          <w:rFonts w:cstheme="minorHAnsi"/>
        </w:rPr>
      </w:pPr>
      <w:r w:rsidRPr="00C97781">
        <w:rPr>
          <w:rFonts w:cstheme="minorHAnsi"/>
        </w:rPr>
        <w:t> </w:t>
      </w:r>
    </w:p>
    <w:p w14:paraId="7F4F4A4C" w14:textId="77777777" w:rsidR="00C97781" w:rsidRPr="00C97781" w:rsidRDefault="00C97781" w:rsidP="00C97781">
      <w:pPr>
        <w:pStyle w:val="paragraph"/>
        <w:spacing w:after="2198"/>
        <w:ind w:left="915" w:right="900"/>
        <w:jc w:val="both"/>
        <w:rPr>
          <w:rFonts w:cstheme="minorHAnsi"/>
        </w:rPr>
      </w:pPr>
      <w:r w:rsidRPr="00C97781">
        <w:rPr>
          <w:rFonts w:cstheme="minorHAnsi"/>
        </w:rPr>
        <w:t> </w:t>
      </w:r>
    </w:p>
    <w:p w14:paraId="1FE243B7" w14:textId="1757A4C8" w:rsidR="00C97781" w:rsidRPr="00C97781" w:rsidRDefault="00C97781" w:rsidP="00F03F16">
      <w:pPr>
        <w:pStyle w:val="paragraph"/>
        <w:spacing w:after="2198"/>
        <w:ind w:left="915" w:right="900"/>
        <w:rPr>
          <w:rFonts w:cstheme="minorHAnsi"/>
        </w:rPr>
      </w:pPr>
      <w:r w:rsidRPr="00C97781">
        <w:rPr>
          <w:rFonts w:cstheme="minorHAnsi"/>
          <w:lang w:val="en-IE"/>
        </w:rPr>
        <w:t xml:space="preserve">Signature: </w:t>
      </w:r>
      <w:r w:rsidR="00F03F16">
        <w:rPr>
          <w:rFonts w:cstheme="minorHAnsi"/>
          <w:lang w:val="en-IE"/>
        </w:rPr>
        <w:t>Patrick Duffy</w:t>
      </w:r>
      <w:r w:rsidRPr="00C97781">
        <w:rPr>
          <w:rFonts w:cstheme="minorHAnsi"/>
          <w:lang w:val="en-IE"/>
        </w:rPr>
        <w:t>___</w:t>
      </w:r>
      <w:r w:rsidR="00F03F16" w:rsidRPr="00C97781">
        <w:rPr>
          <w:rFonts w:cstheme="minorHAnsi"/>
          <w:lang w:val="en-IE"/>
        </w:rPr>
        <w:t>____________</w:t>
      </w:r>
      <w:r w:rsidRPr="00C97781">
        <w:rPr>
          <w:rFonts w:cstheme="minorHAnsi"/>
          <w:lang w:val="en-IE"/>
        </w:rPr>
        <w:t>________ Date:</w:t>
      </w:r>
      <w:r w:rsidR="00F03F16">
        <w:rPr>
          <w:rFonts w:cstheme="minorHAnsi"/>
          <w:lang w:val="en-IE"/>
        </w:rPr>
        <w:t xml:space="preserve"> </w:t>
      </w:r>
      <w:r>
        <w:rPr>
          <w:rFonts w:cstheme="minorHAnsi"/>
          <w:lang w:val="en-IE"/>
        </w:rPr>
        <w:t>24/</w:t>
      </w:r>
      <w:r w:rsidR="00F03F16">
        <w:rPr>
          <w:rFonts w:cstheme="minorHAnsi"/>
          <w:lang w:val="en-IE"/>
        </w:rPr>
        <w:t>4/2026</w:t>
      </w:r>
    </w:p>
    <w:p w14:paraId="7C386645" w14:textId="77777777" w:rsidR="00A6300B" w:rsidRPr="00AF5AB2" w:rsidRDefault="00A6300B" w:rsidP="00AF5AB2">
      <w:pPr>
        <w:pStyle w:val="paragraph"/>
        <w:spacing w:before="0" w:beforeAutospacing="0" w:after="2198" w:afterAutospacing="0"/>
        <w:ind w:left="915" w:right="900"/>
        <w:jc w:val="both"/>
        <w:textAlignment w:val="baseline"/>
        <w:rPr>
          <w:rFonts w:asciiTheme="minorHAnsi" w:hAnsiTheme="minorHAnsi" w:cstheme="minorHAnsi"/>
        </w:rPr>
      </w:pPr>
    </w:p>
    <w:sdt>
      <w:sdtPr>
        <w:rPr>
          <w:rFonts w:asciiTheme="minorHAnsi" w:eastAsiaTheme="minorEastAsia" w:hAnsiTheme="minorHAnsi" w:cstheme="minorBidi"/>
          <w:color w:val="auto"/>
          <w:kern w:val="2"/>
          <w:sz w:val="22"/>
          <w:szCs w:val="22"/>
          <w:lang w:val="en-GB"/>
          <w14:ligatures w14:val="standardContextual"/>
        </w:rPr>
        <w:id w:val="-690138552"/>
        <w:docPartObj>
          <w:docPartGallery w:val="Table of Contents"/>
          <w:docPartUnique/>
        </w:docPartObj>
      </w:sdtPr>
      <w:sdtEndPr>
        <w:rPr>
          <w:b/>
          <w:bCs/>
        </w:rPr>
      </w:sdtEndPr>
      <w:sdtContent>
        <w:p w14:paraId="282E01BA" w14:textId="6238F226" w:rsidR="003D2177" w:rsidRPr="00AF5AB2" w:rsidRDefault="002375A1" w:rsidP="00AF5AB2">
          <w:pPr>
            <w:pStyle w:val="TOCHeading"/>
            <w:jc w:val="both"/>
            <w:rPr>
              <w:rFonts w:asciiTheme="minorHAnsi" w:hAnsiTheme="minorHAnsi" w:cstheme="minorHAnsi"/>
              <w:color w:val="auto"/>
            </w:rPr>
          </w:pPr>
          <w:r w:rsidRPr="00AF5AB2">
            <w:rPr>
              <w:rFonts w:asciiTheme="minorHAnsi" w:hAnsiTheme="minorHAnsi" w:cstheme="minorHAnsi"/>
              <w:color w:val="auto"/>
            </w:rPr>
            <w:t xml:space="preserve"> </w:t>
          </w:r>
          <w:r w:rsidR="003D2177" w:rsidRPr="001936F9">
            <w:rPr>
              <w:rFonts w:asciiTheme="minorHAnsi" w:hAnsiTheme="minorHAnsi" w:cstheme="minorHAnsi"/>
              <w:color w:val="auto"/>
            </w:rPr>
            <w:t>Table of Contents</w:t>
          </w:r>
        </w:p>
        <w:p w14:paraId="679E27FC" w14:textId="12AA54B3" w:rsidR="00AF5AB2" w:rsidRDefault="003D2177" w:rsidP="177D0325">
          <w:pPr>
            <w:pStyle w:val="TOC1"/>
            <w:tabs>
              <w:tab w:val="right" w:leader="dot" w:pos="9015"/>
            </w:tabs>
          </w:pPr>
          <w:r w:rsidRPr="00AF5AB2">
            <w:fldChar w:fldCharType="begin"/>
          </w:r>
          <w:r>
            <w:instrText>TOC \o "1-3" \z \u \h</w:instrText>
          </w:r>
          <w:r w:rsidRPr="00AF5AB2">
            <w:fldChar w:fldCharType="separate"/>
          </w:r>
          <w:hyperlink w:anchor="_Toc258470733">
            <w:r w:rsidR="177D0325" w:rsidRPr="177D0325">
              <w:rPr>
                <w:rStyle w:val="Hyperlink"/>
              </w:rPr>
              <w:t>Abstract</w:t>
            </w:r>
            <w:r>
              <w:tab/>
            </w:r>
            <w:r>
              <w:fldChar w:fldCharType="begin"/>
            </w:r>
            <w:r>
              <w:instrText>PAGEREF _Toc258470733 \h</w:instrText>
            </w:r>
            <w:r>
              <w:fldChar w:fldCharType="separate"/>
            </w:r>
            <w:r w:rsidR="177D0325" w:rsidRPr="177D0325">
              <w:rPr>
                <w:rStyle w:val="Hyperlink"/>
              </w:rPr>
              <w:t>3</w:t>
            </w:r>
            <w:r>
              <w:fldChar w:fldCharType="end"/>
            </w:r>
          </w:hyperlink>
        </w:p>
        <w:p w14:paraId="3970E024" w14:textId="7B9F6D84" w:rsidR="00AF5AB2" w:rsidRDefault="177D0325" w:rsidP="177D0325">
          <w:pPr>
            <w:pStyle w:val="TOC1"/>
            <w:tabs>
              <w:tab w:val="right" w:leader="dot" w:pos="9015"/>
            </w:tabs>
          </w:pPr>
          <w:hyperlink w:anchor="_Toc248490243">
            <w:r w:rsidRPr="177D0325">
              <w:rPr>
                <w:rStyle w:val="Hyperlink"/>
              </w:rPr>
              <w:t>Introduction</w:t>
            </w:r>
            <w:r w:rsidR="00AF5AB2">
              <w:tab/>
            </w:r>
            <w:r w:rsidR="00AF5AB2">
              <w:fldChar w:fldCharType="begin"/>
            </w:r>
            <w:r w:rsidR="00AF5AB2">
              <w:instrText>PAGEREF _Toc248490243 \h</w:instrText>
            </w:r>
            <w:r w:rsidR="00AF5AB2">
              <w:fldChar w:fldCharType="separate"/>
            </w:r>
            <w:r w:rsidRPr="177D0325">
              <w:rPr>
                <w:rStyle w:val="Hyperlink"/>
              </w:rPr>
              <w:t>3</w:t>
            </w:r>
            <w:r w:rsidR="00AF5AB2">
              <w:fldChar w:fldCharType="end"/>
            </w:r>
          </w:hyperlink>
        </w:p>
        <w:p w14:paraId="3A5386A4" w14:textId="23379F07" w:rsidR="00AF5AB2" w:rsidRDefault="177D0325" w:rsidP="177D0325">
          <w:pPr>
            <w:pStyle w:val="TOC1"/>
            <w:tabs>
              <w:tab w:val="right" w:leader="dot" w:pos="9015"/>
            </w:tabs>
          </w:pPr>
          <w:hyperlink w:anchor="_Toc841877861">
            <w:r w:rsidRPr="177D0325">
              <w:rPr>
                <w:rStyle w:val="Hyperlink"/>
              </w:rPr>
              <w:t>Literature Review</w:t>
            </w:r>
            <w:r w:rsidR="00AF5AB2">
              <w:tab/>
            </w:r>
            <w:r w:rsidR="00AF5AB2">
              <w:fldChar w:fldCharType="begin"/>
            </w:r>
            <w:r w:rsidR="00AF5AB2">
              <w:instrText>PAGEREF _Toc841877861 \h</w:instrText>
            </w:r>
            <w:r w:rsidR="00AF5AB2">
              <w:fldChar w:fldCharType="separate"/>
            </w:r>
            <w:r w:rsidRPr="177D0325">
              <w:rPr>
                <w:rStyle w:val="Hyperlink"/>
              </w:rPr>
              <w:t>4</w:t>
            </w:r>
            <w:r w:rsidR="00AF5AB2">
              <w:fldChar w:fldCharType="end"/>
            </w:r>
          </w:hyperlink>
        </w:p>
        <w:p w14:paraId="316118F2" w14:textId="03E74D4A" w:rsidR="00AF5AB2" w:rsidRDefault="177D0325" w:rsidP="177D0325">
          <w:pPr>
            <w:pStyle w:val="TOC2"/>
            <w:tabs>
              <w:tab w:val="right" w:leader="dot" w:pos="9015"/>
            </w:tabs>
          </w:pPr>
          <w:hyperlink w:anchor="_Toc1869750452">
            <w:r w:rsidRPr="177D0325">
              <w:rPr>
                <w:rStyle w:val="Hyperlink"/>
              </w:rPr>
              <w:t>IMU</w:t>
            </w:r>
            <w:r w:rsidR="00AF5AB2">
              <w:tab/>
            </w:r>
            <w:r w:rsidR="00AF5AB2">
              <w:fldChar w:fldCharType="begin"/>
            </w:r>
            <w:r w:rsidR="00AF5AB2">
              <w:instrText>PAGEREF _Toc1869750452 \h</w:instrText>
            </w:r>
            <w:r w:rsidR="00AF5AB2">
              <w:fldChar w:fldCharType="separate"/>
            </w:r>
            <w:r w:rsidRPr="177D0325">
              <w:rPr>
                <w:rStyle w:val="Hyperlink"/>
              </w:rPr>
              <w:t>4</w:t>
            </w:r>
            <w:r w:rsidR="00AF5AB2">
              <w:fldChar w:fldCharType="end"/>
            </w:r>
          </w:hyperlink>
        </w:p>
        <w:p w14:paraId="7506CDCF" w14:textId="5981A4F8" w:rsidR="00AF5AB2" w:rsidRDefault="177D0325" w:rsidP="177D0325">
          <w:pPr>
            <w:pStyle w:val="TOC2"/>
            <w:tabs>
              <w:tab w:val="right" w:leader="dot" w:pos="9015"/>
            </w:tabs>
          </w:pPr>
          <w:hyperlink w:anchor="_Toc1874675529">
            <w:r w:rsidRPr="177D0325">
              <w:rPr>
                <w:rStyle w:val="Hyperlink"/>
              </w:rPr>
              <w:t>Machine Learning</w:t>
            </w:r>
            <w:r w:rsidR="00AF5AB2">
              <w:tab/>
            </w:r>
            <w:r w:rsidR="00AF5AB2">
              <w:fldChar w:fldCharType="begin"/>
            </w:r>
            <w:r w:rsidR="00AF5AB2">
              <w:instrText>PAGEREF _Toc1874675529 \h</w:instrText>
            </w:r>
            <w:r w:rsidR="00AF5AB2">
              <w:fldChar w:fldCharType="separate"/>
            </w:r>
            <w:r w:rsidRPr="177D0325">
              <w:rPr>
                <w:rStyle w:val="Hyperlink"/>
              </w:rPr>
              <w:t>6</w:t>
            </w:r>
            <w:r w:rsidR="00AF5AB2">
              <w:fldChar w:fldCharType="end"/>
            </w:r>
          </w:hyperlink>
        </w:p>
        <w:p w14:paraId="21126C7F" w14:textId="29CB6700" w:rsidR="00AF5AB2" w:rsidRDefault="177D0325" w:rsidP="177D0325">
          <w:pPr>
            <w:pStyle w:val="TOC3"/>
            <w:tabs>
              <w:tab w:val="right" w:leader="dot" w:pos="9015"/>
            </w:tabs>
          </w:pPr>
          <w:hyperlink w:anchor="_Toc1300245372">
            <w:r w:rsidRPr="177D0325">
              <w:rPr>
                <w:rStyle w:val="Hyperlink"/>
              </w:rPr>
              <w:t>Convolutional Neural Networks</w:t>
            </w:r>
            <w:r w:rsidR="00AF5AB2">
              <w:tab/>
            </w:r>
            <w:r w:rsidR="00AF5AB2">
              <w:fldChar w:fldCharType="begin"/>
            </w:r>
            <w:r w:rsidR="00AF5AB2">
              <w:instrText>PAGEREF _Toc1300245372 \h</w:instrText>
            </w:r>
            <w:r w:rsidR="00AF5AB2">
              <w:fldChar w:fldCharType="separate"/>
            </w:r>
            <w:r w:rsidRPr="177D0325">
              <w:rPr>
                <w:rStyle w:val="Hyperlink"/>
              </w:rPr>
              <w:t>6</w:t>
            </w:r>
            <w:r w:rsidR="00AF5AB2">
              <w:fldChar w:fldCharType="end"/>
            </w:r>
          </w:hyperlink>
        </w:p>
        <w:p w14:paraId="5AD905FF" w14:textId="50E71C49" w:rsidR="00AF5AB2" w:rsidRDefault="177D0325" w:rsidP="177D0325">
          <w:pPr>
            <w:pStyle w:val="TOC3"/>
            <w:tabs>
              <w:tab w:val="right" w:leader="dot" w:pos="9015"/>
            </w:tabs>
          </w:pPr>
          <w:hyperlink w:anchor="_Toc732111413">
            <w:r w:rsidRPr="177D0325">
              <w:rPr>
                <w:rStyle w:val="Hyperlink"/>
              </w:rPr>
              <w:t>Recurrent Neural Networks</w:t>
            </w:r>
            <w:r w:rsidR="00AF5AB2">
              <w:tab/>
            </w:r>
            <w:r w:rsidR="00AF5AB2">
              <w:fldChar w:fldCharType="begin"/>
            </w:r>
            <w:r w:rsidR="00AF5AB2">
              <w:instrText>PAGEREF _Toc732111413 \h</w:instrText>
            </w:r>
            <w:r w:rsidR="00AF5AB2">
              <w:fldChar w:fldCharType="separate"/>
            </w:r>
            <w:r w:rsidRPr="177D0325">
              <w:rPr>
                <w:rStyle w:val="Hyperlink"/>
              </w:rPr>
              <w:t>7</w:t>
            </w:r>
            <w:r w:rsidR="00AF5AB2">
              <w:fldChar w:fldCharType="end"/>
            </w:r>
          </w:hyperlink>
        </w:p>
        <w:p w14:paraId="52C7FAE0" w14:textId="6E531CDA" w:rsidR="00AF5AB2" w:rsidRDefault="177D0325" w:rsidP="177D0325">
          <w:pPr>
            <w:pStyle w:val="TOC3"/>
            <w:tabs>
              <w:tab w:val="right" w:leader="dot" w:pos="9015"/>
            </w:tabs>
          </w:pPr>
          <w:hyperlink w:anchor="_Toc891184849">
            <w:r w:rsidRPr="177D0325">
              <w:rPr>
                <w:rStyle w:val="Hyperlink"/>
              </w:rPr>
              <w:t>Machine Learning Choice</w:t>
            </w:r>
            <w:r w:rsidR="00AF5AB2">
              <w:tab/>
            </w:r>
            <w:r w:rsidR="00AF5AB2">
              <w:fldChar w:fldCharType="begin"/>
            </w:r>
            <w:r w:rsidR="00AF5AB2">
              <w:instrText>PAGEREF _Toc891184849 \h</w:instrText>
            </w:r>
            <w:r w:rsidR="00AF5AB2">
              <w:fldChar w:fldCharType="separate"/>
            </w:r>
            <w:r w:rsidRPr="177D0325">
              <w:rPr>
                <w:rStyle w:val="Hyperlink"/>
              </w:rPr>
              <w:t>8</w:t>
            </w:r>
            <w:r w:rsidR="00AF5AB2">
              <w:fldChar w:fldCharType="end"/>
            </w:r>
          </w:hyperlink>
        </w:p>
        <w:p w14:paraId="5CF04B26" w14:textId="23D9DCC8" w:rsidR="00AF5AB2" w:rsidRDefault="177D0325" w:rsidP="177D0325">
          <w:pPr>
            <w:pStyle w:val="TOC2"/>
            <w:tabs>
              <w:tab w:val="right" w:leader="dot" w:pos="9015"/>
            </w:tabs>
          </w:pPr>
          <w:hyperlink w:anchor="_Toc1591749291">
            <w:r w:rsidRPr="177D0325">
              <w:rPr>
                <w:rStyle w:val="Hyperlink"/>
              </w:rPr>
              <w:t>General Health Monitoring Methods</w:t>
            </w:r>
            <w:r w:rsidR="00AF5AB2">
              <w:tab/>
            </w:r>
            <w:r w:rsidR="00AF5AB2">
              <w:fldChar w:fldCharType="begin"/>
            </w:r>
            <w:r w:rsidR="00AF5AB2">
              <w:instrText>PAGEREF _Toc1591749291 \h</w:instrText>
            </w:r>
            <w:r w:rsidR="00AF5AB2">
              <w:fldChar w:fldCharType="separate"/>
            </w:r>
            <w:r w:rsidRPr="177D0325">
              <w:rPr>
                <w:rStyle w:val="Hyperlink"/>
              </w:rPr>
              <w:t>8</w:t>
            </w:r>
            <w:r w:rsidR="00AF5AB2">
              <w:fldChar w:fldCharType="end"/>
            </w:r>
          </w:hyperlink>
        </w:p>
        <w:p w14:paraId="097FE09A" w14:textId="518457BA" w:rsidR="00AF5AB2" w:rsidRDefault="177D0325" w:rsidP="177D0325">
          <w:pPr>
            <w:pStyle w:val="TOC1"/>
            <w:tabs>
              <w:tab w:val="right" w:leader="dot" w:pos="9015"/>
            </w:tabs>
          </w:pPr>
          <w:hyperlink w:anchor="_Toc1123964937">
            <w:r w:rsidRPr="177D0325">
              <w:rPr>
                <w:rStyle w:val="Hyperlink"/>
              </w:rPr>
              <w:t>Design Implementation</w:t>
            </w:r>
            <w:r w:rsidR="00AF5AB2">
              <w:tab/>
            </w:r>
            <w:r w:rsidR="00AF5AB2">
              <w:fldChar w:fldCharType="begin"/>
            </w:r>
            <w:r w:rsidR="00AF5AB2">
              <w:instrText>PAGEREF _Toc1123964937 \h</w:instrText>
            </w:r>
            <w:r w:rsidR="00AF5AB2">
              <w:fldChar w:fldCharType="separate"/>
            </w:r>
            <w:r w:rsidRPr="177D0325">
              <w:rPr>
                <w:rStyle w:val="Hyperlink"/>
              </w:rPr>
              <w:t>9</w:t>
            </w:r>
            <w:r w:rsidR="00AF5AB2">
              <w:fldChar w:fldCharType="end"/>
            </w:r>
          </w:hyperlink>
        </w:p>
        <w:p w14:paraId="09D827B9" w14:textId="3E097E78" w:rsidR="00AF5AB2" w:rsidRDefault="177D0325" w:rsidP="177D0325">
          <w:pPr>
            <w:pStyle w:val="TOC2"/>
            <w:tabs>
              <w:tab w:val="right" w:leader="dot" w:pos="9015"/>
            </w:tabs>
          </w:pPr>
          <w:hyperlink w:anchor="_Toc1507844829">
            <w:r w:rsidRPr="177D0325">
              <w:rPr>
                <w:rStyle w:val="Hyperlink"/>
              </w:rPr>
              <w:t>Project Planning</w:t>
            </w:r>
            <w:r w:rsidR="00AF5AB2">
              <w:tab/>
            </w:r>
            <w:r w:rsidR="00AF5AB2">
              <w:fldChar w:fldCharType="begin"/>
            </w:r>
            <w:r w:rsidR="00AF5AB2">
              <w:instrText>PAGEREF _Toc1507844829 \h</w:instrText>
            </w:r>
            <w:r w:rsidR="00AF5AB2">
              <w:fldChar w:fldCharType="separate"/>
            </w:r>
            <w:r w:rsidRPr="177D0325">
              <w:rPr>
                <w:rStyle w:val="Hyperlink"/>
              </w:rPr>
              <w:t>9</w:t>
            </w:r>
            <w:r w:rsidR="00AF5AB2">
              <w:fldChar w:fldCharType="end"/>
            </w:r>
          </w:hyperlink>
        </w:p>
        <w:p w14:paraId="4478AB64" w14:textId="29EBA4A1" w:rsidR="00AF5AB2" w:rsidRDefault="177D0325" w:rsidP="177D0325">
          <w:pPr>
            <w:pStyle w:val="TOC2"/>
            <w:tabs>
              <w:tab w:val="right" w:leader="dot" w:pos="9015"/>
            </w:tabs>
          </w:pPr>
          <w:hyperlink w:anchor="_Toc1086571729">
            <w:r w:rsidRPr="177D0325">
              <w:rPr>
                <w:rStyle w:val="Hyperlink"/>
              </w:rPr>
              <w:t>IMU (Inertial Monitoring Unit)</w:t>
            </w:r>
            <w:r w:rsidR="00AF5AB2">
              <w:tab/>
            </w:r>
            <w:r w:rsidR="00AF5AB2">
              <w:fldChar w:fldCharType="begin"/>
            </w:r>
            <w:r w:rsidR="00AF5AB2">
              <w:instrText>PAGEREF _Toc1086571729 \h</w:instrText>
            </w:r>
            <w:r w:rsidR="00AF5AB2">
              <w:fldChar w:fldCharType="separate"/>
            </w:r>
            <w:r w:rsidRPr="177D0325">
              <w:rPr>
                <w:rStyle w:val="Hyperlink"/>
              </w:rPr>
              <w:t>10</w:t>
            </w:r>
            <w:r w:rsidR="00AF5AB2">
              <w:fldChar w:fldCharType="end"/>
            </w:r>
          </w:hyperlink>
        </w:p>
        <w:p w14:paraId="6453E43B" w14:textId="0D38234C" w:rsidR="00AF5AB2" w:rsidRDefault="177D0325" w:rsidP="177D0325">
          <w:pPr>
            <w:pStyle w:val="TOC2"/>
            <w:tabs>
              <w:tab w:val="right" w:leader="dot" w:pos="9015"/>
            </w:tabs>
          </w:pPr>
          <w:hyperlink w:anchor="_Toc1713300034">
            <w:r w:rsidRPr="177D0325">
              <w:rPr>
                <w:rStyle w:val="Hyperlink"/>
              </w:rPr>
              <w:t>CSV</w:t>
            </w:r>
            <w:r w:rsidR="00AF5AB2">
              <w:tab/>
            </w:r>
            <w:r w:rsidR="00AF5AB2">
              <w:fldChar w:fldCharType="begin"/>
            </w:r>
            <w:r w:rsidR="00AF5AB2">
              <w:instrText>PAGEREF _Toc1713300034 \h</w:instrText>
            </w:r>
            <w:r w:rsidR="00AF5AB2">
              <w:fldChar w:fldCharType="separate"/>
            </w:r>
            <w:r w:rsidRPr="177D0325">
              <w:rPr>
                <w:rStyle w:val="Hyperlink"/>
              </w:rPr>
              <w:t>11</w:t>
            </w:r>
            <w:r w:rsidR="00AF5AB2">
              <w:fldChar w:fldCharType="end"/>
            </w:r>
          </w:hyperlink>
        </w:p>
        <w:p w14:paraId="0167A186" w14:textId="2192E2AE" w:rsidR="00AF5AB2" w:rsidRDefault="177D0325" w:rsidP="177D0325">
          <w:pPr>
            <w:pStyle w:val="TOC2"/>
            <w:tabs>
              <w:tab w:val="right" w:leader="dot" w:pos="9015"/>
            </w:tabs>
          </w:pPr>
          <w:hyperlink w:anchor="_Toc1203979508">
            <w:r w:rsidRPr="177D0325">
              <w:rPr>
                <w:rStyle w:val="Hyperlink"/>
              </w:rPr>
              <w:t>Robot Movement Plan (RMP)</w:t>
            </w:r>
            <w:r w:rsidR="00AF5AB2">
              <w:tab/>
            </w:r>
            <w:r w:rsidR="00AF5AB2">
              <w:fldChar w:fldCharType="begin"/>
            </w:r>
            <w:r w:rsidR="00AF5AB2">
              <w:instrText>PAGEREF _Toc1203979508 \h</w:instrText>
            </w:r>
            <w:r w:rsidR="00AF5AB2">
              <w:fldChar w:fldCharType="separate"/>
            </w:r>
            <w:r w:rsidRPr="177D0325">
              <w:rPr>
                <w:rStyle w:val="Hyperlink"/>
              </w:rPr>
              <w:t>11</w:t>
            </w:r>
            <w:r w:rsidR="00AF5AB2">
              <w:fldChar w:fldCharType="end"/>
            </w:r>
          </w:hyperlink>
        </w:p>
        <w:p w14:paraId="7FAC4F58" w14:textId="6FC4B4E1" w:rsidR="00AF5AB2" w:rsidRDefault="177D0325" w:rsidP="177D0325">
          <w:pPr>
            <w:pStyle w:val="TOC2"/>
            <w:tabs>
              <w:tab w:val="right" w:leader="dot" w:pos="9015"/>
            </w:tabs>
          </w:pPr>
          <w:hyperlink w:anchor="_Toc290276281">
            <w:r w:rsidRPr="177D0325">
              <w:rPr>
                <w:rStyle w:val="Hyperlink"/>
              </w:rPr>
              <w:t>Collecting Data</w:t>
            </w:r>
            <w:r w:rsidR="00AF5AB2">
              <w:tab/>
            </w:r>
            <w:r w:rsidR="00AF5AB2">
              <w:fldChar w:fldCharType="begin"/>
            </w:r>
            <w:r w:rsidR="00AF5AB2">
              <w:instrText>PAGEREF _Toc290276281 \h</w:instrText>
            </w:r>
            <w:r w:rsidR="00AF5AB2">
              <w:fldChar w:fldCharType="separate"/>
            </w:r>
            <w:r w:rsidRPr="177D0325">
              <w:rPr>
                <w:rStyle w:val="Hyperlink"/>
              </w:rPr>
              <w:t>12</w:t>
            </w:r>
            <w:r w:rsidR="00AF5AB2">
              <w:fldChar w:fldCharType="end"/>
            </w:r>
          </w:hyperlink>
        </w:p>
        <w:p w14:paraId="106CCF9F" w14:textId="1F2268E3" w:rsidR="00AF5AB2" w:rsidRDefault="177D0325" w:rsidP="177D0325">
          <w:pPr>
            <w:pStyle w:val="TOC2"/>
            <w:tabs>
              <w:tab w:val="right" w:leader="dot" w:pos="9015"/>
            </w:tabs>
          </w:pPr>
          <w:hyperlink w:anchor="_Toc1740665047">
            <w:r w:rsidRPr="177D0325">
              <w:rPr>
                <w:rStyle w:val="Hyperlink"/>
              </w:rPr>
              <w:t>Training the Model</w:t>
            </w:r>
            <w:r w:rsidR="00AF5AB2">
              <w:tab/>
            </w:r>
            <w:r w:rsidR="00AF5AB2">
              <w:fldChar w:fldCharType="begin"/>
            </w:r>
            <w:r w:rsidR="00AF5AB2">
              <w:instrText>PAGEREF _Toc1740665047 \h</w:instrText>
            </w:r>
            <w:r w:rsidR="00AF5AB2">
              <w:fldChar w:fldCharType="separate"/>
            </w:r>
            <w:r w:rsidRPr="177D0325">
              <w:rPr>
                <w:rStyle w:val="Hyperlink"/>
              </w:rPr>
              <w:t>13</w:t>
            </w:r>
            <w:r w:rsidR="00AF5AB2">
              <w:fldChar w:fldCharType="end"/>
            </w:r>
          </w:hyperlink>
        </w:p>
        <w:p w14:paraId="3965ADF3" w14:textId="59C4D035" w:rsidR="00AF5AB2" w:rsidRDefault="177D0325" w:rsidP="177D0325">
          <w:pPr>
            <w:pStyle w:val="TOC2"/>
            <w:tabs>
              <w:tab w:val="right" w:leader="dot" w:pos="9015"/>
            </w:tabs>
          </w:pPr>
          <w:hyperlink w:anchor="_Toc556141090">
            <w:r w:rsidRPr="177D0325">
              <w:rPr>
                <w:rStyle w:val="Hyperlink"/>
              </w:rPr>
              <w:t>Deploying the Model</w:t>
            </w:r>
            <w:r w:rsidR="00AF5AB2">
              <w:tab/>
            </w:r>
            <w:r w:rsidR="00AF5AB2">
              <w:fldChar w:fldCharType="begin"/>
            </w:r>
            <w:r w:rsidR="00AF5AB2">
              <w:instrText>PAGEREF _Toc556141090 \h</w:instrText>
            </w:r>
            <w:r w:rsidR="00AF5AB2">
              <w:fldChar w:fldCharType="separate"/>
            </w:r>
            <w:r w:rsidRPr="177D0325">
              <w:rPr>
                <w:rStyle w:val="Hyperlink"/>
              </w:rPr>
              <w:t>16</w:t>
            </w:r>
            <w:r w:rsidR="00AF5AB2">
              <w:fldChar w:fldCharType="end"/>
            </w:r>
          </w:hyperlink>
        </w:p>
        <w:p w14:paraId="0CCF1D0B" w14:textId="47F0E628" w:rsidR="00AF5AB2" w:rsidRDefault="177D0325" w:rsidP="177D0325">
          <w:pPr>
            <w:pStyle w:val="TOC1"/>
            <w:tabs>
              <w:tab w:val="right" w:leader="dot" w:pos="9015"/>
            </w:tabs>
          </w:pPr>
          <w:hyperlink w:anchor="_Toc1137155110">
            <w:r w:rsidRPr="177D0325">
              <w:rPr>
                <w:rStyle w:val="Hyperlink"/>
              </w:rPr>
              <w:t>Final Results</w:t>
            </w:r>
            <w:r w:rsidR="00AF5AB2">
              <w:tab/>
            </w:r>
            <w:r w:rsidR="00AF5AB2">
              <w:fldChar w:fldCharType="begin"/>
            </w:r>
            <w:r w:rsidR="00AF5AB2">
              <w:instrText>PAGEREF _Toc1137155110 \h</w:instrText>
            </w:r>
            <w:r w:rsidR="00AF5AB2">
              <w:fldChar w:fldCharType="separate"/>
            </w:r>
            <w:r w:rsidRPr="177D0325">
              <w:rPr>
                <w:rStyle w:val="Hyperlink"/>
              </w:rPr>
              <w:t>19</w:t>
            </w:r>
            <w:r w:rsidR="00AF5AB2">
              <w:fldChar w:fldCharType="end"/>
            </w:r>
          </w:hyperlink>
        </w:p>
        <w:p w14:paraId="0099F9B4" w14:textId="05894648" w:rsidR="00AF5AB2" w:rsidRDefault="177D0325" w:rsidP="177D0325">
          <w:pPr>
            <w:pStyle w:val="TOC2"/>
            <w:tabs>
              <w:tab w:val="right" w:leader="dot" w:pos="9015"/>
            </w:tabs>
          </w:pPr>
          <w:hyperlink w:anchor="_Toc1829345156">
            <w:r w:rsidRPr="177D0325">
              <w:rPr>
                <w:rStyle w:val="Hyperlink"/>
              </w:rPr>
              <w:t>IMU Results</w:t>
            </w:r>
            <w:r w:rsidR="00AF5AB2">
              <w:tab/>
            </w:r>
            <w:r w:rsidR="00AF5AB2">
              <w:fldChar w:fldCharType="begin"/>
            </w:r>
            <w:r w:rsidR="00AF5AB2">
              <w:instrText>PAGEREF _Toc1829345156 \h</w:instrText>
            </w:r>
            <w:r w:rsidR="00AF5AB2">
              <w:fldChar w:fldCharType="separate"/>
            </w:r>
            <w:r w:rsidRPr="177D0325">
              <w:rPr>
                <w:rStyle w:val="Hyperlink"/>
              </w:rPr>
              <w:t>19</w:t>
            </w:r>
            <w:r w:rsidR="00AF5AB2">
              <w:fldChar w:fldCharType="end"/>
            </w:r>
          </w:hyperlink>
        </w:p>
        <w:p w14:paraId="2E0D258A" w14:textId="58DF8685" w:rsidR="00AF5AB2" w:rsidRDefault="177D0325" w:rsidP="177D0325">
          <w:pPr>
            <w:pStyle w:val="TOC2"/>
            <w:tabs>
              <w:tab w:val="right" w:leader="dot" w:pos="9015"/>
            </w:tabs>
          </w:pPr>
          <w:hyperlink w:anchor="_Toc771360932">
            <w:r w:rsidRPr="177D0325">
              <w:rPr>
                <w:rStyle w:val="Hyperlink"/>
              </w:rPr>
              <w:t>Training Results</w:t>
            </w:r>
            <w:r w:rsidR="00AF5AB2">
              <w:tab/>
            </w:r>
            <w:r w:rsidR="00AF5AB2">
              <w:fldChar w:fldCharType="begin"/>
            </w:r>
            <w:r w:rsidR="00AF5AB2">
              <w:instrText>PAGEREF _Toc771360932 \h</w:instrText>
            </w:r>
            <w:r w:rsidR="00AF5AB2">
              <w:fldChar w:fldCharType="separate"/>
            </w:r>
            <w:r w:rsidRPr="177D0325">
              <w:rPr>
                <w:rStyle w:val="Hyperlink"/>
              </w:rPr>
              <w:t>20</w:t>
            </w:r>
            <w:r w:rsidR="00AF5AB2">
              <w:fldChar w:fldCharType="end"/>
            </w:r>
          </w:hyperlink>
        </w:p>
        <w:p w14:paraId="4965ECFC" w14:textId="47AF8B58" w:rsidR="00AF5AB2" w:rsidRDefault="177D0325" w:rsidP="177D0325">
          <w:pPr>
            <w:pStyle w:val="TOC2"/>
            <w:tabs>
              <w:tab w:val="right" w:leader="dot" w:pos="9015"/>
            </w:tabs>
          </w:pPr>
          <w:hyperlink w:anchor="_Toc433236316">
            <w:r w:rsidRPr="177D0325">
              <w:rPr>
                <w:rStyle w:val="Hyperlink"/>
              </w:rPr>
              <w:t>Deployed Model</w:t>
            </w:r>
            <w:r w:rsidR="00AF5AB2">
              <w:tab/>
            </w:r>
            <w:r w:rsidR="00AF5AB2">
              <w:fldChar w:fldCharType="begin"/>
            </w:r>
            <w:r w:rsidR="00AF5AB2">
              <w:instrText>PAGEREF _Toc433236316 \h</w:instrText>
            </w:r>
            <w:r w:rsidR="00AF5AB2">
              <w:fldChar w:fldCharType="separate"/>
            </w:r>
            <w:r w:rsidRPr="177D0325">
              <w:rPr>
                <w:rStyle w:val="Hyperlink"/>
              </w:rPr>
              <w:t>23</w:t>
            </w:r>
            <w:r w:rsidR="00AF5AB2">
              <w:fldChar w:fldCharType="end"/>
            </w:r>
          </w:hyperlink>
        </w:p>
        <w:p w14:paraId="66415A52" w14:textId="248F5053" w:rsidR="00AF5AB2" w:rsidRDefault="177D0325" w:rsidP="177D0325">
          <w:pPr>
            <w:pStyle w:val="TOC1"/>
            <w:tabs>
              <w:tab w:val="right" w:leader="dot" w:pos="9015"/>
            </w:tabs>
          </w:pPr>
          <w:hyperlink w:anchor="_Toc638574288">
            <w:r w:rsidRPr="177D0325">
              <w:rPr>
                <w:rStyle w:val="Hyperlink"/>
              </w:rPr>
              <w:t>Conclusion</w:t>
            </w:r>
            <w:r w:rsidR="00AF5AB2">
              <w:tab/>
            </w:r>
            <w:r w:rsidR="00AF5AB2">
              <w:fldChar w:fldCharType="begin"/>
            </w:r>
            <w:r w:rsidR="00AF5AB2">
              <w:instrText>PAGEREF _Toc638574288 \h</w:instrText>
            </w:r>
            <w:r w:rsidR="00AF5AB2">
              <w:fldChar w:fldCharType="separate"/>
            </w:r>
            <w:r w:rsidRPr="177D0325">
              <w:rPr>
                <w:rStyle w:val="Hyperlink"/>
              </w:rPr>
              <w:t>26</w:t>
            </w:r>
            <w:r w:rsidR="00AF5AB2">
              <w:fldChar w:fldCharType="end"/>
            </w:r>
          </w:hyperlink>
        </w:p>
        <w:p w14:paraId="7432EAFB" w14:textId="15DDD3D3" w:rsidR="00AF5AB2" w:rsidRDefault="177D0325" w:rsidP="177D0325">
          <w:pPr>
            <w:pStyle w:val="TOC1"/>
            <w:tabs>
              <w:tab w:val="right" w:leader="dot" w:pos="9015"/>
            </w:tabs>
          </w:pPr>
          <w:hyperlink w:anchor="_Toc1769434858">
            <w:r w:rsidRPr="177D0325">
              <w:rPr>
                <w:rStyle w:val="Hyperlink"/>
              </w:rPr>
              <w:t>Works Cited</w:t>
            </w:r>
            <w:r w:rsidR="00AF5AB2">
              <w:tab/>
            </w:r>
            <w:r w:rsidR="00AF5AB2">
              <w:fldChar w:fldCharType="begin"/>
            </w:r>
            <w:r w:rsidR="00AF5AB2">
              <w:instrText>PAGEREF _Toc1769434858 \h</w:instrText>
            </w:r>
            <w:r w:rsidR="00AF5AB2">
              <w:fldChar w:fldCharType="separate"/>
            </w:r>
            <w:r w:rsidRPr="177D0325">
              <w:rPr>
                <w:rStyle w:val="Hyperlink"/>
              </w:rPr>
              <w:t>27</w:t>
            </w:r>
            <w:r w:rsidR="00AF5AB2">
              <w:fldChar w:fldCharType="end"/>
            </w:r>
          </w:hyperlink>
        </w:p>
        <w:p w14:paraId="67E411FD" w14:textId="38C1090D" w:rsidR="177D0325" w:rsidRDefault="177D0325" w:rsidP="177D0325">
          <w:pPr>
            <w:pStyle w:val="TOC1"/>
            <w:tabs>
              <w:tab w:val="right" w:leader="dot" w:pos="9015"/>
            </w:tabs>
          </w:pPr>
          <w:hyperlink w:anchor="_Toc136322787">
            <w:r w:rsidRPr="177D0325">
              <w:rPr>
                <w:rStyle w:val="Hyperlink"/>
              </w:rPr>
              <w:t>Appendix</w:t>
            </w:r>
            <w:r>
              <w:tab/>
            </w:r>
            <w:r>
              <w:fldChar w:fldCharType="begin"/>
            </w:r>
            <w:r>
              <w:instrText>PAGEREF _Toc136322787 \h</w:instrText>
            </w:r>
            <w:r>
              <w:fldChar w:fldCharType="separate"/>
            </w:r>
            <w:r w:rsidRPr="177D0325">
              <w:rPr>
                <w:rStyle w:val="Hyperlink"/>
              </w:rPr>
              <w:t>27</w:t>
            </w:r>
            <w:r>
              <w:fldChar w:fldCharType="end"/>
            </w:r>
          </w:hyperlink>
        </w:p>
        <w:p w14:paraId="25F3FD5D" w14:textId="475B2924" w:rsidR="177D0325" w:rsidRDefault="177D0325" w:rsidP="177D0325">
          <w:pPr>
            <w:pStyle w:val="TOC2"/>
            <w:tabs>
              <w:tab w:val="right" w:leader="dot" w:pos="9015"/>
            </w:tabs>
          </w:pPr>
          <w:hyperlink w:anchor="_Toc1510063916">
            <w:r w:rsidRPr="177D0325">
              <w:rPr>
                <w:rStyle w:val="Hyperlink"/>
              </w:rPr>
              <w:t>IMU code</w:t>
            </w:r>
            <w:r>
              <w:tab/>
            </w:r>
            <w:r>
              <w:fldChar w:fldCharType="begin"/>
            </w:r>
            <w:r>
              <w:instrText>PAGEREF _Toc1510063916 \h</w:instrText>
            </w:r>
            <w:r>
              <w:fldChar w:fldCharType="separate"/>
            </w:r>
            <w:r w:rsidRPr="177D0325">
              <w:rPr>
                <w:rStyle w:val="Hyperlink"/>
              </w:rPr>
              <w:t>27</w:t>
            </w:r>
            <w:r>
              <w:fldChar w:fldCharType="end"/>
            </w:r>
          </w:hyperlink>
        </w:p>
        <w:p w14:paraId="310E42F7" w14:textId="20C1A9A6" w:rsidR="177D0325" w:rsidRDefault="177D0325" w:rsidP="177D0325">
          <w:pPr>
            <w:pStyle w:val="TOC2"/>
            <w:tabs>
              <w:tab w:val="right" w:leader="dot" w:pos="9015"/>
            </w:tabs>
          </w:pPr>
          <w:hyperlink w:anchor="_Toc598790602">
            <w:r w:rsidRPr="177D0325">
              <w:rPr>
                <w:rStyle w:val="Hyperlink"/>
              </w:rPr>
              <w:t>CSV code</w:t>
            </w:r>
            <w:r>
              <w:tab/>
            </w:r>
            <w:r>
              <w:fldChar w:fldCharType="begin"/>
            </w:r>
            <w:r>
              <w:instrText>PAGEREF _Toc598790602 \h</w:instrText>
            </w:r>
            <w:r>
              <w:fldChar w:fldCharType="separate"/>
            </w:r>
            <w:r w:rsidRPr="177D0325">
              <w:rPr>
                <w:rStyle w:val="Hyperlink"/>
              </w:rPr>
              <w:t>29</w:t>
            </w:r>
            <w:r>
              <w:fldChar w:fldCharType="end"/>
            </w:r>
          </w:hyperlink>
        </w:p>
        <w:p w14:paraId="1051D513" w14:textId="7D885882" w:rsidR="177D0325" w:rsidRDefault="177D0325" w:rsidP="177D0325">
          <w:pPr>
            <w:pStyle w:val="TOC2"/>
            <w:tabs>
              <w:tab w:val="right" w:leader="dot" w:pos="9015"/>
            </w:tabs>
          </w:pPr>
          <w:hyperlink w:anchor="_Toc1681027013">
            <w:r w:rsidRPr="177D0325">
              <w:rPr>
                <w:rStyle w:val="Hyperlink"/>
              </w:rPr>
              <w:t>Movement plan code</w:t>
            </w:r>
            <w:r>
              <w:tab/>
            </w:r>
            <w:r>
              <w:fldChar w:fldCharType="begin"/>
            </w:r>
            <w:r>
              <w:instrText>PAGEREF _Toc1681027013 \h</w:instrText>
            </w:r>
            <w:r>
              <w:fldChar w:fldCharType="separate"/>
            </w:r>
            <w:r w:rsidRPr="177D0325">
              <w:rPr>
                <w:rStyle w:val="Hyperlink"/>
              </w:rPr>
              <w:t>30</w:t>
            </w:r>
            <w:r>
              <w:fldChar w:fldCharType="end"/>
            </w:r>
          </w:hyperlink>
        </w:p>
        <w:p w14:paraId="4B0847E8" w14:textId="7952B3F4" w:rsidR="177D0325" w:rsidRDefault="177D0325" w:rsidP="177D0325">
          <w:pPr>
            <w:pStyle w:val="TOC2"/>
            <w:tabs>
              <w:tab w:val="right" w:leader="dot" w:pos="9015"/>
            </w:tabs>
          </w:pPr>
          <w:hyperlink w:anchor="_Toc1138079575">
            <w:r w:rsidRPr="177D0325">
              <w:rPr>
                <w:rStyle w:val="Hyperlink"/>
              </w:rPr>
              <w:t>RNN training code</w:t>
            </w:r>
            <w:r>
              <w:tab/>
            </w:r>
            <w:r>
              <w:fldChar w:fldCharType="begin"/>
            </w:r>
            <w:r>
              <w:instrText>PAGEREF _Toc1138079575 \h</w:instrText>
            </w:r>
            <w:r>
              <w:fldChar w:fldCharType="separate"/>
            </w:r>
            <w:r w:rsidRPr="177D0325">
              <w:rPr>
                <w:rStyle w:val="Hyperlink"/>
              </w:rPr>
              <w:t>30</w:t>
            </w:r>
            <w:r>
              <w:fldChar w:fldCharType="end"/>
            </w:r>
          </w:hyperlink>
        </w:p>
        <w:p w14:paraId="1265CE0C" w14:textId="7DA71A41" w:rsidR="177D0325" w:rsidRDefault="177D0325" w:rsidP="177D0325">
          <w:pPr>
            <w:pStyle w:val="TOC2"/>
            <w:tabs>
              <w:tab w:val="right" w:leader="dot" w:pos="9015"/>
            </w:tabs>
          </w:pPr>
          <w:hyperlink w:anchor="_Toc1000151680">
            <w:r w:rsidRPr="177D0325">
              <w:rPr>
                <w:rStyle w:val="Hyperlink"/>
              </w:rPr>
              <w:t>Deployed RNN code</w:t>
            </w:r>
            <w:r>
              <w:tab/>
            </w:r>
            <w:r>
              <w:fldChar w:fldCharType="begin"/>
            </w:r>
            <w:r>
              <w:instrText>PAGEREF _Toc1000151680 \h</w:instrText>
            </w:r>
            <w:r>
              <w:fldChar w:fldCharType="separate"/>
            </w:r>
            <w:r w:rsidRPr="177D0325">
              <w:rPr>
                <w:rStyle w:val="Hyperlink"/>
              </w:rPr>
              <w:t>39</w:t>
            </w:r>
            <w:r>
              <w:fldChar w:fldCharType="end"/>
            </w:r>
          </w:hyperlink>
        </w:p>
        <w:p w14:paraId="1A12B886" w14:textId="606D8E4D" w:rsidR="001936F9" w:rsidRPr="001936F9" w:rsidRDefault="003D2177" w:rsidP="00AF5AB2">
          <w:pPr>
            <w:jc w:val="both"/>
            <w:rPr>
              <w:rFonts w:eastAsiaTheme="minorEastAsia" w:cstheme="minorHAnsi"/>
              <w:b/>
            </w:rPr>
          </w:pPr>
          <w:r w:rsidRPr="00AF5AB2">
            <w:rPr>
              <w:rFonts w:cstheme="minorHAnsi"/>
              <w:b/>
              <w:bCs/>
              <w:noProof/>
            </w:rPr>
            <w:fldChar w:fldCharType="end"/>
          </w:r>
        </w:p>
      </w:sdtContent>
    </w:sdt>
    <w:p w14:paraId="038A7FA8" w14:textId="77777777" w:rsidR="001936F9" w:rsidRPr="001936F9" w:rsidRDefault="001936F9" w:rsidP="00AF5AB2">
      <w:pPr>
        <w:jc w:val="both"/>
        <w:rPr>
          <w:rFonts w:eastAsiaTheme="minorEastAsia" w:cstheme="minorHAnsi"/>
          <w:b/>
        </w:rPr>
      </w:pPr>
    </w:p>
    <w:p w14:paraId="048646CF" w14:textId="05B111E6" w:rsidR="000F7D24" w:rsidRPr="00AF5AB2" w:rsidRDefault="000F7D24" w:rsidP="177D0325">
      <w:pPr>
        <w:jc w:val="both"/>
        <w:rPr>
          <w:rFonts w:eastAsiaTheme="minorEastAsia"/>
          <w:b/>
          <w:bCs/>
        </w:rPr>
      </w:pPr>
    </w:p>
    <w:p w14:paraId="04158E0B" w14:textId="77777777" w:rsidR="00442A08" w:rsidRPr="001936F9" w:rsidRDefault="00442A08" w:rsidP="177D0325">
      <w:pPr>
        <w:pStyle w:val="Heading1"/>
        <w:jc w:val="both"/>
        <w:rPr>
          <w:rFonts w:asciiTheme="minorHAnsi" w:hAnsiTheme="minorHAnsi" w:cstheme="minorBidi"/>
          <w:color w:val="auto"/>
        </w:rPr>
      </w:pPr>
      <w:bookmarkStart w:id="0" w:name="_Toc258470733"/>
      <w:r w:rsidRPr="177D0325">
        <w:rPr>
          <w:rFonts w:asciiTheme="minorHAnsi" w:hAnsiTheme="minorHAnsi" w:cstheme="minorBidi"/>
          <w:color w:val="auto"/>
        </w:rPr>
        <w:lastRenderedPageBreak/>
        <w:t>Abstract</w:t>
      </w:r>
      <w:bookmarkEnd w:id="0"/>
    </w:p>
    <w:p w14:paraId="486920A1" w14:textId="1C1991BA" w:rsidR="00442A08" w:rsidRPr="002F2596" w:rsidRDefault="008D2D8C" w:rsidP="00AF5AB2">
      <w:pPr>
        <w:jc w:val="both"/>
        <w:rPr>
          <w:rStyle w:val="normaltextrun"/>
        </w:rPr>
      </w:pPr>
      <w:r>
        <w:t xml:space="preserve">The reliability of a robotic system is vital in both industrial and </w:t>
      </w:r>
      <w:r w:rsidR="007331F1">
        <w:t>c</w:t>
      </w:r>
      <w:r>
        <w:t xml:space="preserve">onsumer </w:t>
      </w:r>
      <w:r w:rsidR="007331F1">
        <w:t xml:space="preserve">applications. Predictive maintenance offers a solution to minimise costly downtime by forecasting equipment failures in advance. This project will design and test a non-invasive </w:t>
      </w:r>
      <w:r w:rsidR="007C7599">
        <w:t>health-monitoring system for robots using an Inertial Measurement</w:t>
      </w:r>
      <w:r w:rsidR="00993911">
        <w:t xml:space="preserve"> Unit (IMU). The system aims to </w:t>
      </w:r>
      <w:r w:rsidR="00EB412D">
        <w:t>detect anomalies</w:t>
      </w:r>
      <w:r w:rsidR="00342811">
        <w:t xml:space="preserve">. </w:t>
      </w:r>
      <w:r w:rsidR="00EB412D">
        <w:t>The core of this work is the programming and training of a Neural Network,</w:t>
      </w:r>
      <w:r w:rsidR="00963624">
        <w:t xml:space="preserve"> which can identify </w:t>
      </w:r>
      <w:r w:rsidR="00E22B08">
        <w:t xml:space="preserve">and distinguish between working motor and motor issues, with the goal of producing generalizable </w:t>
      </w:r>
      <w:r w:rsidR="00EB412D">
        <w:t>results that can be applied to a wide range of machinery.</w:t>
      </w:r>
    </w:p>
    <w:p w14:paraId="074737E6" w14:textId="03697D61" w:rsidR="000669DC" w:rsidRPr="00AF5AB2" w:rsidRDefault="00D96FE9" w:rsidP="177D0325">
      <w:pPr>
        <w:pStyle w:val="Heading1"/>
        <w:jc w:val="both"/>
        <w:rPr>
          <w:rFonts w:asciiTheme="minorHAnsi" w:hAnsiTheme="minorHAnsi" w:cstheme="minorBidi"/>
          <w:color w:val="auto"/>
        </w:rPr>
      </w:pPr>
      <w:bookmarkStart w:id="1" w:name="_Toc248490243"/>
      <w:r w:rsidRPr="177D0325">
        <w:rPr>
          <w:rStyle w:val="normaltextrun"/>
          <w:rFonts w:asciiTheme="minorHAnsi" w:hAnsiTheme="minorHAnsi" w:cstheme="minorBidi"/>
          <w:color w:val="auto"/>
        </w:rPr>
        <w:t>Introduction</w:t>
      </w:r>
      <w:bookmarkEnd w:id="1"/>
    </w:p>
    <w:p w14:paraId="36A0943F" w14:textId="77777777" w:rsidR="008E2E0F" w:rsidRPr="001936F9" w:rsidRDefault="000669DC" w:rsidP="00AF5AB2">
      <w:pPr>
        <w:jc w:val="both"/>
        <w:rPr>
          <w:rStyle w:val="eop"/>
          <w:rFonts w:cstheme="minorHAnsi"/>
        </w:rPr>
      </w:pPr>
      <w:r w:rsidRPr="001936F9">
        <w:rPr>
          <w:rStyle w:val="eop"/>
          <w:rFonts w:cstheme="minorHAnsi"/>
        </w:rPr>
        <w:t xml:space="preserve">The focus of this project is to develop a </w:t>
      </w:r>
      <w:r w:rsidR="00EE668D" w:rsidRPr="001936F9">
        <w:rPr>
          <w:rStyle w:val="eop"/>
          <w:rFonts w:cstheme="minorHAnsi"/>
        </w:rPr>
        <w:t>system which can detect faults caused by motor issues in a robot</w:t>
      </w:r>
      <w:r w:rsidR="008B1AA0" w:rsidRPr="001936F9">
        <w:rPr>
          <w:rStyle w:val="eop"/>
          <w:rFonts w:cstheme="minorHAnsi"/>
        </w:rPr>
        <w:t xml:space="preserve">. This can include </w:t>
      </w:r>
      <w:r w:rsidR="00844948" w:rsidRPr="001936F9">
        <w:rPr>
          <w:rStyle w:val="eop"/>
          <w:rFonts w:cstheme="minorHAnsi"/>
        </w:rPr>
        <w:t>a single issue or several,</w:t>
      </w:r>
      <w:r w:rsidR="008B1AA0" w:rsidRPr="001936F9">
        <w:rPr>
          <w:rStyle w:val="eop"/>
          <w:rFonts w:cstheme="minorHAnsi"/>
        </w:rPr>
        <w:t xml:space="preserve"> due to a variety of issues. To do this</w:t>
      </w:r>
      <w:r w:rsidR="00844948" w:rsidRPr="001936F9">
        <w:rPr>
          <w:rStyle w:val="eop"/>
          <w:rFonts w:cstheme="minorHAnsi"/>
        </w:rPr>
        <w:t>, an IMU will be used to read real-time acceleration data, and a Neural Network, which will take in the real-time acceleration data and use the trained weights of the Neural Network to determine if the robot is moving correctly or if there is a sign of a motor issue.</w:t>
      </w:r>
      <w:r w:rsidR="00280E37" w:rsidRPr="001936F9">
        <w:rPr>
          <w:rStyle w:val="eop"/>
          <w:rFonts w:cstheme="minorHAnsi"/>
        </w:rPr>
        <w:t xml:space="preserve"> </w:t>
      </w:r>
    </w:p>
    <w:p w14:paraId="566410DF" w14:textId="3A512990" w:rsidR="00280E37" w:rsidRPr="001936F9" w:rsidRDefault="00280E37" w:rsidP="00AF5AB2">
      <w:pPr>
        <w:jc w:val="both"/>
        <w:rPr>
          <w:rStyle w:val="eop"/>
          <w:rFonts w:cstheme="minorHAnsi"/>
        </w:rPr>
      </w:pPr>
      <w:r w:rsidRPr="001936F9">
        <w:rPr>
          <w:rStyle w:val="eop"/>
          <w:rFonts w:cstheme="minorHAnsi"/>
        </w:rPr>
        <w:t>The results will then be used for generalised error detection</w:t>
      </w:r>
      <w:r w:rsidR="008E2E0F" w:rsidRPr="001936F9">
        <w:rPr>
          <w:rStyle w:val="eop"/>
          <w:rFonts w:cstheme="minorHAnsi"/>
        </w:rPr>
        <w:t>,</w:t>
      </w:r>
      <w:r w:rsidR="00B932E1" w:rsidRPr="001936F9">
        <w:rPr>
          <w:rStyle w:val="eop"/>
          <w:rFonts w:cstheme="minorHAnsi"/>
        </w:rPr>
        <w:t xml:space="preserve"> allowing </w:t>
      </w:r>
      <w:r w:rsidR="008E2E0F" w:rsidRPr="001936F9">
        <w:rPr>
          <w:rStyle w:val="eop"/>
          <w:rFonts w:cstheme="minorHAnsi"/>
        </w:rPr>
        <w:t>the system to give the user a warning about the level of issue with the system, instead of a single working</w:t>
      </w:r>
      <w:r w:rsidR="00CD200A" w:rsidRPr="001936F9">
        <w:rPr>
          <w:rStyle w:val="eop"/>
          <w:rFonts w:cstheme="minorHAnsi"/>
        </w:rPr>
        <w:t xml:space="preserve"> or </w:t>
      </w:r>
      <w:r w:rsidR="008E2E0F" w:rsidRPr="001936F9">
        <w:rPr>
          <w:rStyle w:val="eop"/>
          <w:rFonts w:cstheme="minorHAnsi"/>
        </w:rPr>
        <w:t>not working</w:t>
      </w:r>
      <w:r w:rsidR="00CD200A" w:rsidRPr="001936F9">
        <w:rPr>
          <w:rStyle w:val="eop"/>
          <w:rFonts w:cstheme="minorHAnsi"/>
        </w:rPr>
        <w:t xml:space="preserve"> </w:t>
      </w:r>
      <w:r w:rsidR="008E2E0F" w:rsidRPr="001936F9">
        <w:rPr>
          <w:rStyle w:val="eop"/>
          <w:rFonts w:cstheme="minorHAnsi"/>
        </w:rPr>
        <w:t>statement.</w:t>
      </w:r>
    </w:p>
    <w:p w14:paraId="5D667FFE" w14:textId="00FB995B" w:rsidR="00D96FE9" w:rsidRPr="001936F9" w:rsidRDefault="00703175" w:rsidP="00AF5AB2">
      <w:pPr>
        <w:jc w:val="both"/>
        <w:rPr>
          <w:rStyle w:val="eop"/>
          <w:rFonts w:cstheme="minorHAnsi"/>
        </w:rPr>
      </w:pPr>
      <w:r w:rsidRPr="001936F9">
        <w:rPr>
          <w:rStyle w:val="eop"/>
          <w:rFonts w:cstheme="minorHAnsi"/>
        </w:rPr>
        <w:t>This project will cover several section</w:t>
      </w:r>
      <w:r w:rsidR="00115E66" w:rsidRPr="001936F9">
        <w:rPr>
          <w:rStyle w:val="eop"/>
          <w:rFonts w:cstheme="minorHAnsi"/>
        </w:rPr>
        <w:t xml:space="preserve">s, such as a </w:t>
      </w:r>
      <w:r w:rsidR="00850113" w:rsidRPr="001936F9">
        <w:rPr>
          <w:rStyle w:val="eop"/>
          <w:rFonts w:cstheme="minorHAnsi"/>
        </w:rPr>
        <w:t>literature</w:t>
      </w:r>
      <w:r w:rsidR="00115E66" w:rsidRPr="001936F9">
        <w:rPr>
          <w:rStyle w:val="eop"/>
          <w:rFonts w:cstheme="minorHAnsi"/>
        </w:rPr>
        <w:t xml:space="preserve"> review</w:t>
      </w:r>
      <w:r w:rsidR="00850113" w:rsidRPr="001936F9">
        <w:rPr>
          <w:rStyle w:val="eop"/>
          <w:rFonts w:cstheme="minorHAnsi"/>
        </w:rPr>
        <w:t>, in which it will look at different topics which are factors</w:t>
      </w:r>
      <w:r w:rsidR="00115E66" w:rsidRPr="001936F9">
        <w:rPr>
          <w:rStyle w:val="eop"/>
          <w:rFonts w:cstheme="minorHAnsi"/>
        </w:rPr>
        <w:t xml:space="preserve"> in this project</w:t>
      </w:r>
      <w:r w:rsidR="00A6738B" w:rsidRPr="001936F9">
        <w:rPr>
          <w:rStyle w:val="eop"/>
          <w:rFonts w:cstheme="minorHAnsi"/>
        </w:rPr>
        <w:t xml:space="preserve">. It will </w:t>
      </w:r>
      <w:r w:rsidR="009906D8" w:rsidRPr="001936F9">
        <w:rPr>
          <w:rStyle w:val="eop"/>
          <w:rFonts w:cstheme="minorHAnsi"/>
        </w:rPr>
        <w:t>provide</w:t>
      </w:r>
      <w:r w:rsidR="00A6738B" w:rsidRPr="001936F9">
        <w:rPr>
          <w:rStyle w:val="eop"/>
          <w:rFonts w:cstheme="minorHAnsi"/>
        </w:rPr>
        <w:t xml:space="preserve"> an overview of these factors and detailed descriptions of them. These </w:t>
      </w:r>
      <w:r w:rsidR="002B7CDB" w:rsidRPr="001936F9">
        <w:rPr>
          <w:rStyle w:val="eop"/>
          <w:rFonts w:cstheme="minorHAnsi"/>
        </w:rPr>
        <w:t>factors include IMU, Machine learning</w:t>
      </w:r>
      <w:r w:rsidR="00A350FC" w:rsidRPr="001936F9">
        <w:rPr>
          <w:rStyle w:val="eop"/>
          <w:rFonts w:cstheme="minorHAnsi"/>
        </w:rPr>
        <w:t>, and other methods and projects related</w:t>
      </w:r>
      <w:r w:rsidR="009906D8" w:rsidRPr="001936F9">
        <w:rPr>
          <w:rStyle w:val="eop"/>
          <w:rFonts w:cstheme="minorHAnsi"/>
        </w:rPr>
        <w:t xml:space="preserve"> to robotic health monitoring systems.</w:t>
      </w:r>
    </w:p>
    <w:p w14:paraId="1BADD30E" w14:textId="138E08BE" w:rsidR="00A350FC" w:rsidRPr="001936F9" w:rsidRDefault="00A350FC" w:rsidP="00AF5AB2">
      <w:pPr>
        <w:jc w:val="both"/>
        <w:rPr>
          <w:rStyle w:val="eop"/>
          <w:rFonts w:cstheme="minorHAnsi"/>
        </w:rPr>
      </w:pPr>
      <w:r w:rsidRPr="001936F9">
        <w:rPr>
          <w:rStyle w:val="eop"/>
          <w:rFonts w:cstheme="minorHAnsi"/>
        </w:rPr>
        <w:t xml:space="preserve">It will then go over the design implementation of this project. This will cover the different sections needed to make this project and </w:t>
      </w:r>
      <w:r w:rsidR="00E35DB6" w:rsidRPr="001936F9">
        <w:rPr>
          <w:rStyle w:val="eop"/>
          <w:rFonts w:cstheme="minorHAnsi"/>
        </w:rPr>
        <w:t>discuss how these sections were implemented, as well as the design choices made, from parameter selection to the methods used for</w:t>
      </w:r>
      <w:r w:rsidR="00BB205A" w:rsidRPr="001936F9">
        <w:rPr>
          <w:rStyle w:val="eop"/>
          <w:rFonts w:cstheme="minorHAnsi"/>
        </w:rPr>
        <w:t xml:space="preserve"> testing the system.</w:t>
      </w:r>
    </w:p>
    <w:p w14:paraId="2C764A20" w14:textId="6C4A0E1D" w:rsidR="00F414D2" w:rsidRPr="001936F9" w:rsidRDefault="00F414D2" w:rsidP="00AF5AB2">
      <w:pPr>
        <w:jc w:val="both"/>
        <w:rPr>
          <w:rStyle w:val="eop"/>
          <w:rFonts w:cstheme="minorHAnsi"/>
        </w:rPr>
      </w:pPr>
      <w:r w:rsidRPr="001936F9">
        <w:rPr>
          <w:rStyle w:val="eop"/>
          <w:rFonts w:cstheme="minorHAnsi"/>
        </w:rPr>
        <w:t>T</w:t>
      </w:r>
      <w:r w:rsidR="00E35DB6" w:rsidRPr="001936F9">
        <w:rPr>
          <w:rStyle w:val="eop"/>
          <w:rFonts w:cstheme="minorHAnsi"/>
        </w:rPr>
        <w:t>he results gathered from testing and implementing the project</w:t>
      </w:r>
      <w:r w:rsidRPr="001936F9">
        <w:rPr>
          <w:rStyle w:val="eop"/>
          <w:rFonts w:cstheme="minorHAnsi"/>
        </w:rPr>
        <w:t xml:space="preserve"> will be discussed next</w:t>
      </w:r>
      <w:r w:rsidR="00E35DB6" w:rsidRPr="001936F9">
        <w:rPr>
          <w:rStyle w:val="eop"/>
          <w:rFonts w:cstheme="minorHAnsi"/>
        </w:rPr>
        <w:t xml:space="preserve">, in which graphs and figures will be shown, and the results </w:t>
      </w:r>
      <w:r w:rsidR="008A769D" w:rsidRPr="001936F9">
        <w:rPr>
          <w:rStyle w:val="eop"/>
          <w:rFonts w:cstheme="minorHAnsi"/>
        </w:rPr>
        <w:t xml:space="preserve">will be discussed to </w:t>
      </w:r>
      <w:r w:rsidR="00E35DB6" w:rsidRPr="001936F9">
        <w:rPr>
          <w:rStyle w:val="eop"/>
          <w:rFonts w:cstheme="minorHAnsi"/>
        </w:rPr>
        <w:t>explain what they mean and how they show that the system is performing</w:t>
      </w:r>
      <w:r w:rsidR="00F7094E" w:rsidRPr="001936F9">
        <w:rPr>
          <w:rStyle w:val="eop"/>
          <w:rFonts w:cstheme="minorHAnsi"/>
        </w:rPr>
        <w:t xml:space="preserve"> as expected or in a way that is beneficial to the </w:t>
      </w:r>
      <w:r w:rsidR="00E35DB6" w:rsidRPr="001936F9">
        <w:rPr>
          <w:rStyle w:val="eop"/>
          <w:rFonts w:cstheme="minorHAnsi"/>
        </w:rPr>
        <w:t>project.</w:t>
      </w:r>
      <w:r w:rsidRPr="001936F9">
        <w:rPr>
          <w:rStyle w:val="eop"/>
          <w:rFonts w:cstheme="minorHAnsi"/>
        </w:rPr>
        <w:t xml:space="preserve"> </w:t>
      </w:r>
    </w:p>
    <w:p w14:paraId="2488E272" w14:textId="420F3315" w:rsidR="008A769D" w:rsidRPr="001936F9" w:rsidRDefault="008A769D" w:rsidP="00AF5AB2">
      <w:pPr>
        <w:jc w:val="both"/>
        <w:rPr>
          <w:rFonts w:cstheme="minorHAnsi"/>
        </w:rPr>
      </w:pPr>
      <w:r w:rsidRPr="001936F9">
        <w:rPr>
          <w:rStyle w:val="eop"/>
          <w:rFonts w:cstheme="minorHAnsi"/>
        </w:rPr>
        <w:t>Finally</w:t>
      </w:r>
      <w:r w:rsidR="00D0189D" w:rsidRPr="001936F9">
        <w:rPr>
          <w:rStyle w:val="eop"/>
          <w:rFonts w:cstheme="minorHAnsi"/>
        </w:rPr>
        <w:t xml:space="preserve">, the conclusion includes a general discussion of the results, including talking about issues faced during the project and how they affected the project's development and results. </w:t>
      </w:r>
      <w:r w:rsidR="00A122BB" w:rsidRPr="001936F9">
        <w:rPr>
          <w:rStyle w:val="eop"/>
          <w:rFonts w:cstheme="minorHAnsi"/>
        </w:rPr>
        <w:t xml:space="preserve">It will also discuss potential implementations of the project in </w:t>
      </w:r>
      <w:r w:rsidR="004646C8" w:rsidRPr="001936F9">
        <w:rPr>
          <w:rStyle w:val="eop"/>
          <w:rFonts w:cstheme="minorHAnsi"/>
        </w:rPr>
        <w:t>real-world</w:t>
      </w:r>
      <w:r w:rsidR="00A122BB" w:rsidRPr="001936F9">
        <w:rPr>
          <w:rStyle w:val="eop"/>
          <w:rFonts w:cstheme="minorHAnsi"/>
        </w:rPr>
        <w:t xml:space="preserve"> systems</w:t>
      </w:r>
      <w:r w:rsidR="004646C8" w:rsidRPr="001936F9">
        <w:rPr>
          <w:rStyle w:val="eop"/>
          <w:rFonts w:cstheme="minorHAnsi"/>
        </w:rPr>
        <w:t>, as well as future improvements or different lines of research that could be pursued with this project as a base.</w:t>
      </w:r>
    </w:p>
    <w:p w14:paraId="40491FB2" w14:textId="53114635" w:rsidR="00D96FE9" w:rsidRPr="00AF5AB2" w:rsidRDefault="00D96FE9" w:rsidP="177D0325">
      <w:pPr>
        <w:pStyle w:val="Heading1"/>
        <w:jc w:val="both"/>
        <w:rPr>
          <w:rFonts w:asciiTheme="minorHAnsi" w:hAnsiTheme="minorHAnsi" w:cstheme="minorBidi"/>
          <w:color w:val="auto"/>
        </w:rPr>
      </w:pPr>
      <w:bookmarkStart w:id="2" w:name="_Toc841877861"/>
      <w:r w:rsidRPr="177D0325">
        <w:rPr>
          <w:rStyle w:val="normaltextrun"/>
          <w:rFonts w:asciiTheme="minorHAnsi" w:hAnsiTheme="minorHAnsi" w:cstheme="minorBidi"/>
          <w:color w:val="auto"/>
        </w:rPr>
        <w:t>Lite</w:t>
      </w:r>
      <w:r w:rsidR="001D2D4D" w:rsidRPr="177D0325">
        <w:rPr>
          <w:rStyle w:val="normaltextrun"/>
          <w:rFonts w:asciiTheme="minorHAnsi" w:hAnsiTheme="minorHAnsi" w:cstheme="minorBidi"/>
          <w:color w:val="auto"/>
        </w:rPr>
        <w:t>rature</w:t>
      </w:r>
      <w:r w:rsidRPr="177D0325">
        <w:rPr>
          <w:rStyle w:val="normaltextrun"/>
          <w:rFonts w:asciiTheme="minorHAnsi" w:hAnsiTheme="minorHAnsi" w:cstheme="minorBidi"/>
          <w:color w:val="auto"/>
        </w:rPr>
        <w:t xml:space="preserve"> Review</w:t>
      </w:r>
      <w:bookmarkEnd w:id="2"/>
      <w:r w:rsidRPr="177D0325">
        <w:rPr>
          <w:rStyle w:val="eop"/>
          <w:rFonts w:asciiTheme="minorHAnsi" w:hAnsiTheme="minorHAnsi" w:cstheme="minorBidi"/>
          <w:color w:val="auto"/>
        </w:rPr>
        <w:t> </w:t>
      </w:r>
    </w:p>
    <w:p w14:paraId="5051C322" w14:textId="77777777" w:rsidR="00D96FE9" w:rsidRPr="00AF5AB2" w:rsidRDefault="00D96FE9" w:rsidP="177D0325">
      <w:pPr>
        <w:pStyle w:val="Heading2"/>
        <w:jc w:val="both"/>
        <w:rPr>
          <w:rFonts w:asciiTheme="minorHAnsi" w:hAnsiTheme="minorHAnsi" w:cstheme="minorBidi"/>
          <w:color w:val="auto"/>
        </w:rPr>
      </w:pPr>
      <w:bookmarkStart w:id="3" w:name="_Toc1869750452"/>
      <w:r w:rsidRPr="177D0325">
        <w:rPr>
          <w:rStyle w:val="normaltextrun"/>
          <w:rFonts w:asciiTheme="minorHAnsi" w:hAnsiTheme="minorHAnsi" w:cstheme="minorBidi"/>
          <w:color w:val="auto"/>
        </w:rPr>
        <w:t>IMU</w:t>
      </w:r>
      <w:bookmarkEnd w:id="3"/>
      <w:r w:rsidRPr="177D0325">
        <w:rPr>
          <w:rStyle w:val="eop"/>
          <w:rFonts w:asciiTheme="minorHAnsi" w:hAnsiTheme="minorHAnsi" w:cstheme="minorBidi"/>
          <w:color w:val="auto"/>
        </w:rPr>
        <w:t> </w:t>
      </w:r>
    </w:p>
    <w:p w14:paraId="6BB7D687" w14:textId="741D4137"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r w:rsidRPr="001936F9">
        <w:rPr>
          <w:rStyle w:val="normaltextrun"/>
          <w:rFonts w:asciiTheme="minorHAnsi" w:eastAsiaTheme="majorEastAsia" w:hAnsiTheme="minorHAnsi" w:cstheme="minorHAnsi"/>
        </w:rPr>
        <w:t xml:space="preserve">Inertial Monitoring Units (IMU) are a group of sensors on one board. There are two main types. </w:t>
      </w:r>
      <w:r w:rsidR="00124B12" w:rsidRPr="001936F9">
        <w:rPr>
          <w:rStyle w:val="normaltextrun"/>
          <w:rFonts w:asciiTheme="minorHAnsi" w:eastAsiaTheme="majorEastAsia" w:hAnsiTheme="minorHAnsi" w:cstheme="minorHAnsi"/>
        </w:rPr>
        <w:t>Two-sensor IMU and three-sensor</w:t>
      </w:r>
      <w:r w:rsidRPr="001936F9">
        <w:rPr>
          <w:rStyle w:val="normaltextrun"/>
          <w:rFonts w:asciiTheme="minorHAnsi" w:eastAsiaTheme="majorEastAsia" w:hAnsiTheme="minorHAnsi" w:cstheme="minorHAnsi"/>
        </w:rPr>
        <w:t xml:space="preserve"> IMU. </w:t>
      </w:r>
      <w:r w:rsidR="00124B12" w:rsidRPr="001936F9">
        <w:rPr>
          <w:rStyle w:val="normaltextrun"/>
          <w:rFonts w:asciiTheme="minorHAnsi" w:eastAsiaTheme="majorEastAsia" w:hAnsiTheme="minorHAnsi" w:cstheme="minorHAnsi"/>
        </w:rPr>
        <w:t>A two-sensor</w:t>
      </w:r>
      <w:r w:rsidRPr="001936F9">
        <w:rPr>
          <w:rStyle w:val="normaltextrun"/>
          <w:rFonts w:asciiTheme="minorHAnsi" w:eastAsiaTheme="majorEastAsia" w:hAnsiTheme="minorHAnsi" w:cstheme="minorHAnsi"/>
        </w:rPr>
        <w:t xml:space="preserve"> IMU have an accelerometer and a gyroscope. The accelerometer </w:t>
      </w:r>
      <w:r w:rsidR="00124B12" w:rsidRPr="001936F9">
        <w:rPr>
          <w:rStyle w:val="normaltextrun"/>
          <w:rFonts w:asciiTheme="minorHAnsi" w:eastAsiaTheme="majorEastAsia" w:hAnsiTheme="minorHAnsi" w:cstheme="minorHAnsi"/>
        </w:rPr>
        <w:t>measures acceleration values, and the gyroscope detects</w:t>
      </w:r>
      <w:r w:rsidRPr="001936F9">
        <w:rPr>
          <w:rStyle w:val="normaltextrun"/>
          <w:rFonts w:asciiTheme="minorHAnsi" w:eastAsiaTheme="majorEastAsia" w:hAnsiTheme="minorHAnsi" w:cstheme="minorHAnsi"/>
        </w:rPr>
        <w:t xml:space="preserve"> angular velocity. These have 6 degrees of freedom (DOF).</w:t>
      </w:r>
      <w:r w:rsidRPr="001936F9">
        <w:rPr>
          <w:rStyle w:val="eop"/>
          <w:rFonts w:asciiTheme="minorHAnsi" w:eastAsiaTheme="majorEastAsia" w:hAnsiTheme="minorHAnsi" w:cstheme="minorHAnsi"/>
        </w:rPr>
        <w:t> </w:t>
      </w:r>
    </w:p>
    <w:p w14:paraId="73164BC8" w14:textId="77777777" w:rsidR="00DD6DDA" w:rsidRPr="001936F9" w:rsidRDefault="0049735C" w:rsidP="00AF5AB2">
      <w:pPr>
        <w:pStyle w:val="paragraph"/>
        <w:keepNext/>
        <w:spacing w:before="0" w:beforeAutospacing="0" w:after="160" w:afterAutospacing="0"/>
        <w:ind w:firstLine="720"/>
        <w:jc w:val="both"/>
        <w:textAlignment w:val="baseline"/>
        <w:rPr>
          <w:rFonts w:asciiTheme="minorHAnsi" w:hAnsiTheme="minorHAnsi" w:cstheme="minorHAnsi"/>
        </w:rPr>
      </w:pPr>
      <w:r w:rsidRPr="001936F9">
        <w:rPr>
          <w:rFonts w:asciiTheme="minorHAnsi" w:hAnsiTheme="minorHAnsi" w:cstheme="minorHAnsi"/>
          <w:noProof/>
        </w:rPr>
        <w:lastRenderedPageBreak/>
        <w:drawing>
          <wp:inline distT="0" distB="0" distL="0" distR="0" wp14:anchorId="37FDD66C" wp14:editId="29F43BE8">
            <wp:extent cx="5731510" cy="2303145"/>
            <wp:effectExtent l="0" t="0" r="2540" b="1905"/>
            <wp:docPr id="90259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8614" name=""/>
                    <pic:cNvPicPr/>
                  </pic:nvPicPr>
                  <pic:blipFill>
                    <a:blip r:embed="rId11"/>
                    <a:stretch>
                      <a:fillRect/>
                    </a:stretch>
                  </pic:blipFill>
                  <pic:spPr>
                    <a:xfrm>
                      <a:off x="0" y="0"/>
                      <a:ext cx="5731510" cy="2303145"/>
                    </a:xfrm>
                    <a:prstGeom prst="rect">
                      <a:avLst/>
                    </a:prstGeom>
                  </pic:spPr>
                </pic:pic>
              </a:graphicData>
            </a:graphic>
          </wp:inline>
        </w:drawing>
      </w:r>
    </w:p>
    <w:p w14:paraId="06ADD775" w14:textId="4EFBDE47" w:rsidR="00D96FE9" w:rsidRPr="00AF5AB2" w:rsidRDefault="00DD6DDA"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001E408B" w:rsidRPr="00AF5AB2">
        <w:rPr>
          <w:rFonts w:cstheme="minorHAnsi"/>
          <w:color w:val="auto"/>
        </w:rPr>
        <w:t>1</w:t>
      </w:r>
      <w:r w:rsidRPr="00AF5AB2">
        <w:rPr>
          <w:rFonts w:cstheme="minorHAnsi"/>
          <w:color w:val="auto"/>
        </w:rPr>
        <w:fldChar w:fldCharType="end"/>
      </w:r>
      <w:r w:rsidRPr="00AF5AB2">
        <w:rPr>
          <w:rFonts w:cstheme="minorHAnsi"/>
          <w:color w:val="auto"/>
        </w:rPr>
        <w:t>: Two Sensor IMU (Ahmad, 2013)</w:t>
      </w:r>
    </w:p>
    <w:p w14:paraId="706535A6" w14:textId="24B1F344"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r w:rsidRPr="001936F9">
        <w:rPr>
          <w:rStyle w:val="normaltextrun"/>
          <w:rFonts w:asciiTheme="minorHAnsi" w:eastAsiaTheme="majorEastAsia" w:hAnsiTheme="minorHAnsi" w:cstheme="minorHAnsi"/>
        </w:rPr>
        <w:t>The main issue with the two</w:t>
      </w:r>
      <w:r w:rsidR="00F31801" w:rsidRPr="001936F9">
        <w:rPr>
          <w:rStyle w:val="normaltextrun"/>
          <w:rFonts w:asciiTheme="minorHAnsi" w:eastAsiaTheme="majorEastAsia" w:hAnsiTheme="minorHAnsi" w:cstheme="minorHAnsi"/>
        </w:rPr>
        <w:t>-</w:t>
      </w:r>
      <w:r w:rsidRPr="001936F9">
        <w:rPr>
          <w:rStyle w:val="normaltextrun"/>
          <w:rFonts w:asciiTheme="minorHAnsi" w:eastAsiaTheme="majorEastAsia" w:hAnsiTheme="minorHAnsi" w:cstheme="minorHAnsi"/>
        </w:rPr>
        <w:t>sensor IMU is</w:t>
      </w:r>
      <w:r w:rsidR="00E262F4" w:rsidRPr="001936F9">
        <w:rPr>
          <w:rStyle w:val="normaltextrun"/>
          <w:rFonts w:asciiTheme="minorHAnsi" w:eastAsiaTheme="majorEastAsia" w:hAnsiTheme="minorHAnsi" w:cstheme="minorHAnsi"/>
        </w:rPr>
        <w:t xml:space="preserve"> </w:t>
      </w:r>
      <w:r w:rsidRPr="001936F9">
        <w:rPr>
          <w:rStyle w:val="normaltextrun"/>
          <w:rFonts w:asciiTheme="minorHAnsi" w:eastAsiaTheme="majorEastAsia" w:hAnsiTheme="minorHAnsi" w:cstheme="minorHAnsi"/>
        </w:rPr>
        <w:t>the gyroscope drift problem.</w:t>
      </w:r>
      <w:r w:rsidRPr="001936F9">
        <w:rPr>
          <w:rStyle w:val="eop"/>
          <w:rFonts w:asciiTheme="minorHAnsi" w:eastAsiaTheme="majorEastAsia" w:hAnsiTheme="minorHAnsi" w:cstheme="minorHAnsi"/>
        </w:rPr>
        <w:t> </w:t>
      </w:r>
    </w:p>
    <w:p w14:paraId="75C80661" w14:textId="466ED0AC"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r w:rsidRPr="001936F9">
        <w:rPr>
          <w:rStyle w:val="normaltextrun"/>
          <w:rFonts w:asciiTheme="minorHAnsi" w:eastAsiaTheme="majorEastAsia" w:hAnsiTheme="minorHAnsi" w:cstheme="minorHAnsi"/>
        </w:rPr>
        <w:t xml:space="preserve">The other type of IMU is </w:t>
      </w:r>
      <w:r w:rsidR="00E84DEE" w:rsidRPr="001936F9">
        <w:rPr>
          <w:rStyle w:val="normaltextrun"/>
          <w:rFonts w:asciiTheme="minorHAnsi" w:eastAsiaTheme="majorEastAsia" w:hAnsiTheme="minorHAnsi" w:cstheme="minorHAnsi"/>
        </w:rPr>
        <w:t xml:space="preserve">a </w:t>
      </w:r>
      <w:r w:rsidR="00F31801" w:rsidRPr="001936F9">
        <w:rPr>
          <w:rStyle w:val="normaltextrun"/>
          <w:rFonts w:asciiTheme="minorHAnsi" w:eastAsiaTheme="majorEastAsia" w:hAnsiTheme="minorHAnsi" w:cstheme="minorHAnsi"/>
        </w:rPr>
        <w:t>t</w:t>
      </w:r>
      <w:r w:rsidRPr="001936F9">
        <w:rPr>
          <w:rStyle w:val="normaltextrun"/>
          <w:rFonts w:asciiTheme="minorHAnsi" w:eastAsiaTheme="majorEastAsia" w:hAnsiTheme="minorHAnsi" w:cstheme="minorHAnsi"/>
        </w:rPr>
        <w:t>hree</w:t>
      </w:r>
      <w:r w:rsidR="00F31801" w:rsidRPr="001936F9">
        <w:rPr>
          <w:rStyle w:val="normaltextrun"/>
          <w:rFonts w:asciiTheme="minorHAnsi" w:eastAsiaTheme="majorEastAsia" w:hAnsiTheme="minorHAnsi" w:cstheme="minorHAnsi"/>
        </w:rPr>
        <w:t>-s</w:t>
      </w:r>
      <w:r w:rsidRPr="001936F9">
        <w:rPr>
          <w:rStyle w:val="normaltextrun"/>
          <w:rFonts w:asciiTheme="minorHAnsi" w:eastAsiaTheme="majorEastAsia" w:hAnsiTheme="minorHAnsi" w:cstheme="minorHAnsi"/>
        </w:rPr>
        <w:t>ensor IMU. They have an accelerometer</w:t>
      </w:r>
      <w:r w:rsidR="00E84DEE" w:rsidRPr="001936F9">
        <w:rPr>
          <w:rStyle w:val="normaltextrun"/>
          <w:rFonts w:asciiTheme="minorHAnsi" w:eastAsiaTheme="majorEastAsia" w:hAnsiTheme="minorHAnsi" w:cstheme="minorHAnsi"/>
        </w:rPr>
        <w:t>,</w:t>
      </w:r>
      <w:r w:rsidRPr="001936F9">
        <w:rPr>
          <w:rStyle w:val="normaltextrun"/>
          <w:rFonts w:asciiTheme="minorHAnsi" w:eastAsiaTheme="majorEastAsia" w:hAnsiTheme="minorHAnsi" w:cstheme="minorHAnsi"/>
        </w:rPr>
        <w:t xml:space="preserve"> a gyroscope and a magnetometer</w:t>
      </w:r>
      <w:r w:rsidR="00E84DEE" w:rsidRPr="001936F9">
        <w:rPr>
          <w:rStyle w:val="normaltextrun"/>
          <w:rFonts w:asciiTheme="minorHAnsi" w:eastAsiaTheme="majorEastAsia" w:hAnsiTheme="minorHAnsi" w:cstheme="minorHAnsi"/>
        </w:rPr>
        <w:t>.</w:t>
      </w:r>
      <w:r w:rsidRPr="001936F9">
        <w:rPr>
          <w:rStyle w:val="normaltextrun"/>
          <w:rFonts w:asciiTheme="minorHAnsi" w:eastAsiaTheme="majorEastAsia" w:hAnsiTheme="minorHAnsi" w:cstheme="minorHAnsi"/>
        </w:rPr>
        <w:t xml:space="preserve"> </w:t>
      </w:r>
      <w:r w:rsidR="00E84DEE" w:rsidRPr="001936F9">
        <w:rPr>
          <w:rStyle w:val="normaltextrun"/>
          <w:rFonts w:asciiTheme="minorHAnsi" w:eastAsiaTheme="majorEastAsia" w:hAnsiTheme="minorHAnsi" w:cstheme="minorHAnsi"/>
        </w:rPr>
        <w:t>T</w:t>
      </w:r>
      <w:r w:rsidRPr="001936F9">
        <w:rPr>
          <w:rStyle w:val="normaltextrun"/>
          <w:rFonts w:asciiTheme="minorHAnsi" w:eastAsiaTheme="majorEastAsia" w:hAnsiTheme="minorHAnsi" w:cstheme="minorHAnsi"/>
        </w:rPr>
        <w:t>hese have 9 DOF</w:t>
      </w:r>
      <w:r w:rsidR="00F22484" w:rsidRPr="001936F9">
        <w:rPr>
          <w:rStyle w:val="normaltextrun"/>
          <w:rFonts w:asciiTheme="minorHAnsi" w:eastAsiaTheme="majorEastAsia" w:hAnsiTheme="minorHAnsi" w:cstheme="minorHAnsi"/>
        </w:rPr>
        <w:t>, including a</w:t>
      </w:r>
      <w:r w:rsidRPr="001936F9">
        <w:rPr>
          <w:rStyle w:val="normaltextrun"/>
          <w:rFonts w:asciiTheme="minorHAnsi" w:eastAsiaTheme="majorEastAsia" w:hAnsiTheme="minorHAnsi" w:cstheme="minorHAnsi"/>
        </w:rPr>
        <w:t xml:space="preserve"> magnetometer. The accelerometer and gyroscope measure the same values</w:t>
      </w:r>
      <w:r w:rsidR="00E262F4" w:rsidRPr="001936F9">
        <w:rPr>
          <w:rStyle w:val="normaltextrun"/>
          <w:rFonts w:asciiTheme="minorHAnsi" w:eastAsiaTheme="majorEastAsia" w:hAnsiTheme="minorHAnsi" w:cstheme="minorHAnsi"/>
        </w:rPr>
        <w:t xml:space="preserve">, and the magnetometer measures the </w:t>
      </w:r>
      <w:r w:rsidRPr="001936F9">
        <w:rPr>
          <w:rStyle w:val="normaltextrun"/>
          <w:rFonts w:asciiTheme="minorHAnsi" w:eastAsiaTheme="majorEastAsia" w:hAnsiTheme="minorHAnsi" w:cstheme="minorHAnsi"/>
        </w:rPr>
        <w:t>ya</w:t>
      </w:r>
      <w:r w:rsidR="003B6681" w:rsidRPr="001936F9">
        <w:rPr>
          <w:rStyle w:val="normaltextrun"/>
          <w:rFonts w:asciiTheme="minorHAnsi" w:eastAsiaTheme="majorEastAsia" w:hAnsiTheme="minorHAnsi" w:cstheme="minorHAnsi"/>
        </w:rPr>
        <w:t>w</w:t>
      </w:r>
      <w:r w:rsidRPr="001936F9">
        <w:rPr>
          <w:rStyle w:val="normaltextrun"/>
          <w:rFonts w:asciiTheme="minorHAnsi" w:eastAsiaTheme="majorEastAsia" w:hAnsiTheme="minorHAnsi" w:cstheme="minorHAnsi"/>
        </w:rPr>
        <w:t xml:space="preserve"> angle rotation. This is then used to calibrate the gyroscope data</w:t>
      </w:r>
      <w:r w:rsidR="003B6681" w:rsidRPr="001936F9">
        <w:rPr>
          <w:rStyle w:val="normaltextrun"/>
          <w:rFonts w:asciiTheme="minorHAnsi" w:eastAsiaTheme="majorEastAsia" w:hAnsiTheme="minorHAnsi" w:cstheme="minorHAnsi"/>
        </w:rPr>
        <w:t>, thereby improving</w:t>
      </w:r>
      <w:r w:rsidRPr="001936F9">
        <w:rPr>
          <w:rStyle w:val="normaltextrun"/>
          <w:rFonts w:asciiTheme="minorHAnsi" w:eastAsiaTheme="majorEastAsia" w:hAnsiTheme="minorHAnsi" w:cstheme="minorHAnsi"/>
        </w:rPr>
        <w:t xml:space="preserve"> the drift issue. This may improve the drift issue, but this type of sensor can't be used around ferromagnetic metal</w:t>
      </w:r>
      <w:r w:rsidR="00E262F4" w:rsidRPr="001936F9">
        <w:rPr>
          <w:rStyle w:val="normaltextrun"/>
          <w:rFonts w:asciiTheme="minorHAnsi" w:eastAsiaTheme="majorEastAsia" w:hAnsiTheme="minorHAnsi" w:cstheme="minorHAnsi"/>
        </w:rPr>
        <w:t>,</w:t>
      </w:r>
      <w:r w:rsidRPr="001936F9">
        <w:rPr>
          <w:rStyle w:val="normaltextrun"/>
          <w:rFonts w:asciiTheme="minorHAnsi" w:eastAsiaTheme="majorEastAsia" w:hAnsiTheme="minorHAnsi" w:cstheme="minorHAnsi"/>
        </w:rPr>
        <w:t xml:space="preserve"> as it will affect the magnetometer due to disturbances to the magnetic field.</w:t>
      </w:r>
      <w:r w:rsidRPr="001936F9">
        <w:rPr>
          <w:rStyle w:val="eop"/>
          <w:rFonts w:asciiTheme="minorHAnsi" w:eastAsiaTheme="majorEastAsia" w:hAnsiTheme="minorHAnsi" w:cstheme="minorHAnsi"/>
        </w:rPr>
        <w:t> </w:t>
      </w:r>
    </w:p>
    <w:p w14:paraId="7E0FD5D8" w14:textId="77777777" w:rsidR="00DD6DDA" w:rsidRPr="001936F9" w:rsidRDefault="00A21D05" w:rsidP="00AF5AB2">
      <w:pPr>
        <w:pStyle w:val="paragraph"/>
        <w:keepNext/>
        <w:spacing w:before="0" w:beforeAutospacing="0" w:after="160" w:afterAutospacing="0"/>
        <w:jc w:val="both"/>
        <w:textAlignment w:val="baseline"/>
        <w:rPr>
          <w:rFonts w:asciiTheme="minorHAnsi" w:hAnsiTheme="minorHAnsi" w:cstheme="minorHAnsi"/>
        </w:rPr>
      </w:pPr>
      <w:r w:rsidRPr="001936F9">
        <w:rPr>
          <w:rFonts w:asciiTheme="minorHAnsi" w:hAnsiTheme="minorHAnsi" w:cstheme="minorHAnsi"/>
          <w:noProof/>
        </w:rPr>
        <w:drawing>
          <wp:inline distT="0" distB="0" distL="0" distR="0" wp14:anchorId="2676F2CB" wp14:editId="1A6C7BA3">
            <wp:extent cx="5731510" cy="2303253"/>
            <wp:effectExtent l="0" t="0" r="2540" b="1905"/>
            <wp:docPr id="181601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14082" name=""/>
                    <pic:cNvPicPr/>
                  </pic:nvPicPr>
                  <pic:blipFill rotWithShape="1">
                    <a:blip r:embed="rId12"/>
                    <a:srcRect b="14875"/>
                    <a:stretch>
                      <a:fillRect/>
                    </a:stretch>
                  </pic:blipFill>
                  <pic:spPr bwMode="auto">
                    <a:xfrm>
                      <a:off x="0" y="0"/>
                      <a:ext cx="5731510" cy="2303253"/>
                    </a:xfrm>
                    <a:prstGeom prst="rect">
                      <a:avLst/>
                    </a:prstGeom>
                    <a:ln>
                      <a:noFill/>
                    </a:ln>
                    <a:extLst>
                      <a:ext uri="{53640926-AAD7-44D8-BBD7-CCE9431645EC}">
                        <a14:shadowObscured xmlns:a14="http://schemas.microsoft.com/office/drawing/2010/main"/>
                      </a:ext>
                    </a:extLst>
                  </pic:spPr>
                </pic:pic>
              </a:graphicData>
            </a:graphic>
          </wp:inline>
        </w:drawing>
      </w:r>
    </w:p>
    <w:p w14:paraId="15A9B8CB" w14:textId="25126166" w:rsidR="00D96FE9" w:rsidRPr="00AF5AB2" w:rsidRDefault="00DD6DDA"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001E408B" w:rsidRPr="00AF5AB2">
        <w:rPr>
          <w:rFonts w:cstheme="minorHAnsi"/>
          <w:color w:val="auto"/>
        </w:rPr>
        <w:t>2</w:t>
      </w:r>
      <w:r w:rsidRPr="00AF5AB2">
        <w:rPr>
          <w:rFonts w:cstheme="minorHAnsi"/>
          <w:color w:val="auto"/>
        </w:rPr>
        <w:fldChar w:fldCharType="end"/>
      </w:r>
      <w:r w:rsidRPr="00AF5AB2">
        <w:rPr>
          <w:rFonts w:cstheme="minorHAnsi"/>
          <w:color w:val="auto"/>
        </w:rPr>
        <w:t>: Three Sensor IMU (Ahmad, 2013)</w:t>
      </w:r>
    </w:p>
    <w:p w14:paraId="77C9537F" w14:textId="0B1343B9"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r w:rsidRPr="001936F9">
        <w:rPr>
          <w:rStyle w:val="normaltextrun"/>
          <w:rFonts w:asciiTheme="minorHAnsi" w:eastAsiaTheme="majorEastAsia" w:hAnsiTheme="minorHAnsi" w:cstheme="minorHAnsi"/>
        </w:rPr>
        <w:t xml:space="preserve">While </w:t>
      </w:r>
      <w:r w:rsidR="00F22484" w:rsidRPr="001936F9">
        <w:rPr>
          <w:rStyle w:val="normaltextrun"/>
          <w:rFonts w:asciiTheme="minorHAnsi" w:eastAsiaTheme="majorEastAsia" w:hAnsiTheme="minorHAnsi" w:cstheme="minorHAnsi"/>
        </w:rPr>
        <w:t xml:space="preserve">the main reasons to use </w:t>
      </w:r>
      <w:r w:rsidR="00E15C62" w:rsidRPr="001936F9">
        <w:rPr>
          <w:rStyle w:val="normaltextrun"/>
          <w:rFonts w:asciiTheme="minorHAnsi" w:eastAsiaTheme="majorEastAsia" w:hAnsiTheme="minorHAnsi" w:cstheme="minorHAnsi"/>
        </w:rPr>
        <w:t>a two-sensor</w:t>
      </w:r>
      <w:r w:rsidR="00F22484" w:rsidRPr="001936F9">
        <w:rPr>
          <w:rStyle w:val="normaltextrun"/>
          <w:rFonts w:asciiTheme="minorHAnsi" w:eastAsiaTheme="majorEastAsia" w:hAnsiTheme="minorHAnsi" w:cstheme="minorHAnsi"/>
        </w:rPr>
        <w:t xml:space="preserve"> IMU is it is cheaper both in cost and computational power</w:t>
      </w:r>
      <w:r w:rsidR="00E15C62" w:rsidRPr="001936F9">
        <w:rPr>
          <w:rStyle w:val="normaltextrun"/>
          <w:rFonts w:asciiTheme="minorHAnsi" w:eastAsiaTheme="majorEastAsia" w:hAnsiTheme="minorHAnsi" w:cstheme="minorHAnsi"/>
        </w:rPr>
        <w:t>,</w:t>
      </w:r>
      <w:r w:rsidR="00D36B3E" w:rsidRPr="001936F9">
        <w:rPr>
          <w:rStyle w:val="normaltextrun"/>
          <w:rFonts w:asciiTheme="minorHAnsi" w:eastAsiaTheme="majorEastAsia" w:hAnsiTheme="minorHAnsi" w:cstheme="minorHAnsi"/>
        </w:rPr>
        <w:t xml:space="preserve"> as there is no magnetometer being used to calibrate the gyroscope</w:t>
      </w:r>
      <w:r w:rsidR="00E15C62" w:rsidRPr="001936F9">
        <w:rPr>
          <w:rStyle w:val="normaltextrun"/>
          <w:rFonts w:asciiTheme="minorHAnsi" w:eastAsiaTheme="majorEastAsia" w:hAnsiTheme="minorHAnsi" w:cstheme="minorHAnsi"/>
        </w:rPr>
        <w:t>,</w:t>
      </w:r>
      <w:r w:rsidR="00D36B3E" w:rsidRPr="001936F9">
        <w:rPr>
          <w:rStyle w:val="normaltextrun"/>
          <w:rFonts w:asciiTheme="minorHAnsi" w:eastAsiaTheme="majorEastAsia" w:hAnsiTheme="minorHAnsi" w:cstheme="minorHAnsi"/>
        </w:rPr>
        <w:t xml:space="preserve"> the </w:t>
      </w:r>
      <w:r w:rsidR="00E15C62" w:rsidRPr="001936F9">
        <w:rPr>
          <w:rStyle w:val="normaltextrun"/>
          <w:rFonts w:asciiTheme="minorHAnsi" w:eastAsiaTheme="majorEastAsia" w:hAnsiTheme="minorHAnsi" w:cstheme="minorHAnsi"/>
        </w:rPr>
        <w:t>main reason for using the three sensors</w:t>
      </w:r>
      <w:r w:rsidR="00D36B3E" w:rsidRPr="001936F9">
        <w:rPr>
          <w:rStyle w:val="normaltextrun"/>
          <w:rFonts w:asciiTheme="minorHAnsi" w:eastAsiaTheme="majorEastAsia" w:hAnsiTheme="minorHAnsi" w:cstheme="minorHAnsi"/>
        </w:rPr>
        <w:t xml:space="preserve"> is due to </w:t>
      </w:r>
      <w:r w:rsidR="00E15C62" w:rsidRPr="001936F9">
        <w:rPr>
          <w:rStyle w:val="normaltextrun"/>
          <w:rFonts w:asciiTheme="minorHAnsi" w:eastAsiaTheme="majorEastAsia" w:hAnsiTheme="minorHAnsi" w:cstheme="minorHAnsi"/>
        </w:rPr>
        <w:t xml:space="preserve">the </w:t>
      </w:r>
      <w:r w:rsidR="000E61E1" w:rsidRPr="001936F9">
        <w:rPr>
          <w:rStyle w:val="normaltextrun"/>
          <w:rFonts w:asciiTheme="minorHAnsi" w:eastAsiaTheme="majorEastAsia" w:hAnsiTheme="minorHAnsi" w:cstheme="minorHAnsi"/>
        </w:rPr>
        <w:t>magnetometer</w:t>
      </w:r>
      <w:r w:rsidR="00D36B3E" w:rsidRPr="001936F9">
        <w:rPr>
          <w:rStyle w:val="normaltextrun"/>
          <w:rFonts w:asciiTheme="minorHAnsi" w:eastAsiaTheme="majorEastAsia" w:hAnsiTheme="minorHAnsi" w:cstheme="minorHAnsi"/>
        </w:rPr>
        <w:t xml:space="preserve"> which prevents </w:t>
      </w:r>
      <w:r w:rsidR="00E15C62" w:rsidRPr="001936F9">
        <w:rPr>
          <w:rStyle w:val="normaltextrun"/>
          <w:rFonts w:asciiTheme="minorHAnsi" w:eastAsiaTheme="majorEastAsia" w:hAnsiTheme="minorHAnsi" w:cstheme="minorHAnsi"/>
        </w:rPr>
        <w:t xml:space="preserve">the </w:t>
      </w:r>
      <w:r w:rsidR="00D36B3E" w:rsidRPr="001936F9">
        <w:rPr>
          <w:rStyle w:val="normaltextrun"/>
          <w:rFonts w:asciiTheme="minorHAnsi" w:eastAsiaTheme="majorEastAsia" w:hAnsiTheme="minorHAnsi" w:cstheme="minorHAnsi"/>
        </w:rPr>
        <w:t>issue of gyroscope drift</w:t>
      </w:r>
      <w:r w:rsidR="00973E1F" w:rsidRPr="001936F9">
        <w:rPr>
          <w:rStyle w:val="normaltextrun"/>
          <w:rFonts w:asciiTheme="minorHAnsi" w:eastAsiaTheme="majorEastAsia" w:hAnsiTheme="minorHAnsi" w:cstheme="minorHAnsi"/>
        </w:rPr>
        <w:t>, there are also other considerations, such as Package Size, Data Accuracy, Response Rate,</w:t>
      </w:r>
      <w:r w:rsidRPr="001936F9">
        <w:rPr>
          <w:rStyle w:val="normaltextrun"/>
          <w:rFonts w:asciiTheme="minorHAnsi" w:eastAsiaTheme="majorEastAsia" w:hAnsiTheme="minorHAnsi" w:cstheme="minorHAnsi"/>
        </w:rPr>
        <w:t xml:space="preserve"> and Degree of Freedom. These different considerations will differ from application to application. Other considerations </w:t>
      </w:r>
      <w:r w:rsidR="0044742A" w:rsidRPr="001936F9">
        <w:rPr>
          <w:rStyle w:val="normaltextrun"/>
          <w:rFonts w:asciiTheme="minorHAnsi" w:eastAsiaTheme="majorEastAsia" w:hAnsiTheme="minorHAnsi" w:cstheme="minorHAnsi"/>
        </w:rPr>
        <w:t>include the system for which the IMU is designed</w:t>
      </w:r>
      <w:r w:rsidRPr="001936F9">
        <w:rPr>
          <w:rStyle w:val="normaltextrun"/>
          <w:rFonts w:asciiTheme="minorHAnsi" w:eastAsiaTheme="majorEastAsia" w:hAnsiTheme="minorHAnsi" w:cstheme="minorHAnsi"/>
        </w:rPr>
        <w:t>.</w:t>
      </w:r>
    </w:p>
    <w:p w14:paraId="0195265A" w14:textId="77777777"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r w:rsidRPr="001936F9">
        <w:rPr>
          <w:rStyle w:val="normaltextrun"/>
          <w:rFonts w:asciiTheme="minorHAnsi" w:eastAsiaTheme="majorEastAsia" w:hAnsiTheme="minorHAnsi" w:cstheme="minorHAnsi"/>
        </w:rPr>
        <w:t>They have applications in many different sectors such as Manufacturing, Medical Rehabilitation, Robotics, Navigation Systems, Sports Training and Augmented Reality Systems</w:t>
      </w:r>
      <w:r w:rsidRPr="001936F9">
        <w:rPr>
          <w:rStyle w:val="eop"/>
          <w:rFonts w:asciiTheme="minorHAnsi" w:eastAsiaTheme="majorEastAsia" w:hAnsiTheme="minorHAnsi" w:cstheme="minorHAnsi"/>
        </w:rPr>
        <w:t> </w:t>
      </w:r>
    </w:p>
    <w:p w14:paraId="51ECFDDF" w14:textId="1DEAAD92" w:rsidR="00D96FE9" w:rsidRPr="001936F9" w:rsidRDefault="00D96FE9" w:rsidP="00AF5AB2">
      <w:pPr>
        <w:pStyle w:val="paragraph"/>
        <w:spacing w:before="0" w:beforeAutospacing="0" w:after="160" w:afterAutospacing="0"/>
        <w:jc w:val="both"/>
        <w:textAlignment w:val="baseline"/>
        <w:rPr>
          <w:rStyle w:val="eop"/>
          <w:rFonts w:asciiTheme="minorHAnsi" w:eastAsiaTheme="majorEastAsia" w:hAnsiTheme="minorHAnsi" w:cstheme="minorHAnsi"/>
        </w:rPr>
      </w:pPr>
      <w:r w:rsidRPr="001936F9">
        <w:rPr>
          <w:rStyle w:val="normaltextrun"/>
          <w:rFonts w:asciiTheme="minorHAnsi" w:eastAsiaTheme="majorEastAsia" w:hAnsiTheme="minorHAnsi" w:cstheme="minorHAnsi"/>
        </w:rPr>
        <w:lastRenderedPageBreak/>
        <w:t xml:space="preserve">More specific applications include the accurate positioning of legged robots, allowing for uneven terrain </w:t>
      </w:r>
      <w:sdt>
        <w:sdtPr>
          <w:rPr>
            <w:rStyle w:val="normaltextrun"/>
            <w:rFonts w:asciiTheme="minorHAnsi" w:eastAsiaTheme="majorEastAsia" w:hAnsiTheme="minorHAnsi" w:cstheme="minorHAnsi"/>
          </w:rPr>
          <w:id w:val="50653048"/>
          <w:citation/>
        </w:sdtPr>
        <w:sdtEndPr>
          <w:rPr>
            <w:rStyle w:val="normaltextrun"/>
          </w:rPr>
        </w:sdtEndPr>
        <w:sdtContent>
          <w:r w:rsidR="006E3930" w:rsidRPr="001936F9">
            <w:rPr>
              <w:rStyle w:val="normaltextrun"/>
              <w:rFonts w:asciiTheme="minorHAnsi" w:eastAsiaTheme="majorEastAsia" w:hAnsiTheme="minorHAnsi" w:cstheme="minorHAnsi"/>
            </w:rPr>
            <w:fldChar w:fldCharType="begin"/>
          </w:r>
          <w:r w:rsidR="006E3930" w:rsidRPr="001936F9">
            <w:rPr>
              <w:rStyle w:val="normaltextrun"/>
              <w:rFonts w:asciiTheme="minorHAnsi" w:eastAsiaTheme="majorEastAsia" w:hAnsiTheme="minorHAnsi" w:cstheme="minorHAnsi"/>
            </w:rPr>
            <w:instrText xml:space="preserve"> CITATION Men03 \l 2057 </w:instrText>
          </w:r>
          <w:r w:rsidR="006E3930" w:rsidRPr="001936F9">
            <w:rPr>
              <w:rStyle w:val="normaltextrun"/>
              <w:rFonts w:asciiTheme="minorHAnsi" w:eastAsiaTheme="majorEastAsia" w:hAnsiTheme="minorHAnsi" w:cstheme="minorHAnsi"/>
            </w:rPr>
            <w:fldChar w:fldCharType="separate"/>
          </w:r>
          <w:r w:rsidR="00964B0A" w:rsidRPr="001936F9">
            <w:rPr>
              <w:rFonts w:asciiTheme="minorHAnsi" w:eastAsiaTheme="majorEastAsia" w:hAnsiTheme="minorHAnsi" w:cstheme="minorHAnsi"/>
            </w:rPr>
            <w:t>(Mendes, 2003)</w:t>
          </w:r>
          <w:r w:rsidR="006E3930" w:rsidRPr="001936F9">
            <w:rPr>
              <w:rStyle w:val="normaltextrun"/>
              <w:rFonts w:asciiTheme="minorHAnsi" w:eastAsiaTheme="majorEastAsia" w:hAnsiTheme="minorHAnsi" w:cstheme="minorHAnsi"/>
            </w:rPr>
            <w:fldChar w:fldCharType="end"/>
          </w:r>
        </w:sdtContent>
      </w:sdt>
      <w:r w:rsidRPr="001936F9">
        <w:rPr>
          <w:rStyle w:val="normaltextrun"/>
          <w:rFonts w:asciiTheme="minorHAnsi" w:eastAsiaTheme="majorEastAsia" w:hAnsiTheme="minorHAnsi" w:cstheme="minorHAnsi"/>
        </w:rPr>
        <w:t xml:space="preserve">. Where IMUs are used </w:t>
      </w:r>
      <w:r w:rsidR="0044742A" w:rsidRPr="001936F9">
        <w:rPr>
          <w:rStyle w:val="normaltextrun"/>
          <w:rFonts w:asciiTheme="minorHAnsi" w:eastAsiaTheme="majorEastAsia" w:hAnsiTheme="minorHAnsi" w:cstheme="minorHAnsi"/>
        </w:rPr>
        <w:t>in conjunction with forward kinematics, encoders, and an Extended Kalman Filter to estimate the robot's position without assuming a specific</w:t>
      </w:r>
      <w:r w:rsidRPr="001936F9">
        <w:rPr>
          <w:rStyle w:val="normaltextrun"/>
          <w:rFonts w:asciiTheme="minorHAnsi" w:eastAsiaTheme="majorEastAsia" w:hAnsiTheme="minorHAnsi" w:cstheme="minorHAnsi"/>
        </w:rPr>
        <w:t xml:space="preserve"> terrain. Similarly, it can be used in conjunction with a Kalman Filter to provide slip detection for skid-steered mobile robots </w:t>
      </w:r>
      <w:sdt>
        <w:sdtPr>
          <w:rPr>
            <w:rStyle w:val="normaltextrun"/>
            <w:rFonts w:asciiTheme="minorHAnsi" w:eastAsiaTheme="majorEastAsia" w:hAnsiTheme="minorHAnsi" w:cstheme="minorHAnsi"/>
          </w:rPr>
          <w:id w:val="34020445"/>
          <w:citation/>
        </w:sdtPr>
        <w:sdtEndPr>
          <w:rPr>
            <w:rStyle w:val="normaltextrun"/>
          </w:rPr>
        </w:sdtEndPr>
        <w:sdtContent>
          <w:r w:rsidR="006E3930" w:rsidRPr="001936F9">
            <w:rPr>
              <w:rStyle w:val="normaltextrun"/>
              <w:rFonts w:asciiTheme="minorHAnsi" w:eastAsiaTheme="majorEastAsia" w:hAnsiTheme="minorHAnsi" w:cstheme="minorHAnsi"/>
            </w:rPr>
            <w:fldChar w:fldCharType="begin"/>
          </w:r>
          <w:r w:rsidR="006E3930" w:rsidRPr="001936F9">
            <w:rPr>
              <w:rStyle w:val="normaltextrun"/>
              <w:rFonts w:asciiTheme="minorHAnsi" w:eastAsiaTheme="majorEastAsia" w:hAnsiTheme="minorHAnsi" w:cstheme="minorHAnsi"/>
            </w:rPr>
            <w:instrText xml:space="preserve"> CITATION Blo12 \l 2057 </w:instrText>
          </w:r>
          <w:r w:rsidR="006E3930" w:rsidRPr="001936F9">
            <w:rPr>
              <w:rStyle w:val="normaltextrun"/>
              <w:rFonts w:asciiTheme="minorHAnsi" w:eastAsiaTheme="majorEastAsia" w:hAnsiTheme="minorHAnsi" w:cstheme="minorHAnsi"/>
            </w:rPr>
            <w:fldChar w:fldCharType="separate"/>
          </w:r>
          <w:r w:rsidR="00964B0A" w:rsidRPr="001936F9">
            <w:rPr>
              <w:rFonts w:asciiTheme="minorHAnsi" w:eastAsiaTheme="majorEastAsia" w:hAnsiTheme="minorHAnsi" w:cstheme="minorHAnsi"/>
            </w:rPr>
            <w:t>(Bloesch, 2012)</w:t>
          </w:r>
          <w:r w:rsidR="006E3930" w:rsidRPr="001936F9">
            <w:rPr>
              <w:rStyle w:val="normaltextrun"/>
              <w:rFonts w:asciiTheme="minorHAnsi" w:eastAsiaTheme="majorEastAsia" w:hAnsiTheme="minorHAnsi" w:cstheme="minorHAnsi"/>
            </w:rPr>
            <w:fldChar w:fldCharType="end"/>
          </w:r>
        </w:sdtContent>
      </w:sdt>
      <w:r w:rsidRPr="001936F9">
        <w:rPr>
          <w:rStyle w:val="normaltextrun"/>
          <w:rFonts w:asciiTheme="minorHAnsi" w:eastAsiaTheme="majorEastAsia" w:hAnsiTheme="minorHAnsi" w:cstheme="minorHAnsi"/>
        </w:rPr>
        <w:t xml:space="preserve">. </w:t>
      </w:r>
      <w:r w:rsidRPr="001936F9">
        <w:rPr>
          <w:rStyle w:val="eop"/>
          <w:rFonts w:asciiTheme="minorHAnsi" w:eastAsiaTheme="majorEastAsia" w:hAnsiTheme="minorHAnsi" w:cstheme="minorHAnsi"/>
        </w:rPr>
        <w:t xml:space="preserve">These two papers are both applicable to my project as one refers to use of IMUs with legged robots and the other is uses the IMUs for error detection (slip detection) which is the focus of my project although </w:t>
      </w:r>
      <w:r w:rsidR="007A5909" w:rsidRPr="001936F9">
        <w:rPr>
          <w:rStyle w:val="eop"/>
          <w:rFonts w:asciiTheme="minorHAnsi" w:eastAsiaTheme="majorEastAsia" w:hAnsiTheme="minorHAnsi" w:cstheme="minorHAnsi"/>
        </w:rPr>
        <w:t xml:space="preserve">a different kind of error, </w:t>
      </w:r>
      <w:r w:rsidR="006B38EE" w:rsidRPr="001936F9">
        <w:rPr>
          <w:rStyle w:val="eop"/>
          <w:rFonts w:asciiTheme="minorHAnsi" w:eastAsiaTheme="majorEastAsia" w:hAnsiTheme="minorHAnsi" w:cstheme="minorHAnsi"/>
        </w:rPr>
        <w:t>This information in</w:t>
      </w:r>
      <w:r w:rsidR="007A5909" w:rsidRPr="001936F9">
        <w:rPr>
          <w:rStyle w:val="eop"/>
          <w:rFonts w:asciiTheme="minorHAnsi" w:eastAsiaTheme="majorEastAsia" w:hAnsiTheme="minorHAnsi" w:cstheme="minorHAnsi"/>
        </w:rPr>
        <w:t xml:space="preserve"> </w:t>
      </w:r>
      <w:r w:rsidR="0044742A" w:rsidRPr="001936F9">
        <w:rPr>
          <w:rStyle w:val="eop"/>
          <w:rFonts w:asciiTheme="minorHAnsi" w:eastAsiaTheme="majorEastAsia" w:hAnsiTheme="minorHAnsi" w:cstheme="minorHAnsi"/>
        </w:rPr>
        <w:t xml:space="preserve">both these papers </w:t>
      </w:r>
      <w:r w:rsidR="006B38EE" w:rsidRPr="001936F9">
        <w:rPr>
          <w:rStyle w:val="eop"/>
          <w:rFonts w:asciiTheme="minorHAnsi" w:eastAsiaTheme="majorEastAsia" w:hAnsiTheme="minorHAnsi" w:cstheme="minorHAnsi"/>
        </w:rPr>
        <w:t xml:space="preserve">can be used in the </w:t>
      </w:r>
      <w:r w:rsidR="0044742A" w:rsidRPr="001936F9">
        <w:rPr>
          <w:rStyle w:val="eop"/>
          <w:rFonts w:asciiTheme="minorHAnsi" w:eastAsiaTheme="majorEastAsia" w:hAnsiTheme="minorHAnsi" w:cstheme="minorHAnsi"/>
        </w:rPr>
        <w:t>project for example looking into using a Kalman Filter to help reduce noise and drift from the IMU.</w:t>
      </w:r>
    </w:p>
    <w:p w14:paraId="6631BA84" w14:textId="4536BA2D" w:rsidR="00F64618" w:rsidRPr="001936F9" w:rsidRDefault="00115F52" w:rsidP="00AF5AB2">
      <w:pPr>
        <w:pStyle w:val="paragraph"/>
        <w:spacing w:before="0" w:beforeAutospacing="0" w:after="160" w:afterAutospacing="0"/>
        <w:jc w:val="both"/>
        <w:textAlignment w:val="baseline"/>
        <w:rPr>
          <w:rFonts w:asciiTheme="minorHAnsi" w:hAnsiTheme="minorHAnsi" w:cstheme="minorHAnsi"/>
        </w:rPr>
      </w:pPr>
      <w:r w:rsidRPr="001936F9">
        <w:rPr>
          <w:rFonts w:asciiTheme="minorHAnsi" w:hAnsiTheme="minorHAnsi" w:cstheme="minorHAnsi"/>
        </w:rPr>
        <w:t xml:space="preserve">While the Kalman Filter is used to help reduce drift, it is not the </w:t>
      </w:r>
      <w:r w:rsidR="006D2CD1" w:rsidRPr="001936F9">
        <w:rPr>
          <w:rFonts w:asciiTheme="minorHAnsi" w:hAnsiTheme="minorHAnsi" w:cstheme="minorHAnsi"/>
        </w:rPr>
        <w:t>most effective way to reduce drift in a system utilising</w:t>
      </w:r>
      <w:r w:rsidRPr="001936F9">
        <w:rPr>
          <w:rFonts w:asciiTheme="minorHAnsi" w:hAnsiTheme="minorHAnsi" w:cstheme="minorHAnsi"/>
        </w:rPr>
        <w:t xml:space="preserve"> IMUs. Data fusion</w:t>
      </w:r>
      <w:r w:rsidR="006D2CD1" w:rsidRPr="001936F9">
        <w:rPr>
          <w:rFonts w:asciiTheme="minorHAnsi" w:hAnsiTheme="minorHAnsi" w:cstheme="minorHAnsi"/>
        </w:rPr>
        <w:t>, combined with the Kalman filter, can be used to more effectively mitigate accumulated errors, which cause drift and increase</w:t>
      </w:r>
      <w:r w:rsidRPr="001936F9">
        <w:rPr>
          <w:rFonts w:asciiTheme="minorHAnsi" w:hAnsiTheme="minorHAnsi" w:cstheme="minorHAnsi"/>
        </w:rPr>
        <w:t xml:space="preserve"> the accuracy of the IMU </w:t>
      </w:r>
      <w:sdt>
        <w:sdtPr>
          <w:rPr>
            <w:rFonts w:asciiTheme="minorHAnsi" w:hAnsiTheme="minorHAnsi" w:cstheme="minorHAnsi"/>
          </w:rPr>
          <w:id w:val="-1866897573"/>
          <w:citation/>
        </w:sdtPr>
        <w:sdtEndPr/>
        <w:sdtContent>
          <w:r w:rsidR="006E3930" w:rsidRPr="001936F9">
            <w:rPr>
              <w:rFonts w:asciiTheme="minorHAnsi" w:hAnsiTheme="minorHAnsi" w:cstheme="minorHAnsi"/>
            </w:rPr>
            <w:fldChar w:fldCharType="begin"/>
          </w:r>
          <w:r w:rsidR="006E3930" w:rsidRPr="001936F9">
            <w:rPr>
              <w:rFonts w:asciiTheme="minorHAnsi" w:hAnsiTheme="minorHAnsi" w:cstheme="minorHAnsi"/>
            </w:rPr>
            <w:instrText xml:space="preserve"> CITATION Zha12 \l 2057 </w:instrText>
          </w:r>
          <w:r w:rsidR="006E3930" w:rsidRPr="001936F9">
            <w:rPr>
              <w:rFonts w:asciiTheme="minorHAnsi" w:hAnsiTheme="minorHAnsi" w:cstheme="minorHAnsi"/>
            </w:rPr>
            <w:fldChar w:fldCharType="separate"/>
          </w:r>
          <w:r w:rsidR="00964B0A" w:rsidRPr="001936F9">
            <w:rPr>
              <w:rFonts w:asciiTheme="minorHAnsi" w:hAnsiTheme="minorHAnsi" w:cstheme="minorHAnsi"/>
            </w:rPr>
            <w:t>(Zhao, 2012)</w:t>
          </w:r>
          <w:r w:rsidR="006E3930" w:rsidRPr="001936F9">
            <w:rPr>
              <w:rFonts w:asciiTheme="minorHAnsi" w:hAnsiTheme="minorHAnsi" w:cstheme="minorHAnsi"/>
            </w:rPr>
            <w:fldChar w:fldCharType="end"/>
          </w:r>
        </w:sdtContent>
      </w:sdt>
      <w:r w:rsidRPr="001936F9">
        <w:rPr>
          <w:rFonts w:asciiTheme="minorHAnsi" w:hAnsiTheme="minorHAnsi" w:cstheme="minorHAnsi"/>
        </w:rPr>
        <w:t>. This means using a reference sensor</w:t>
      </w:r>
      <w:r w:rsidR="006D2CD1" w:rsidRPr="001936F9">
        <w:rPr>
          <w:rFonts w:asciiTheme="minorHAnsi" w:hAnsiTheme="minorHAnsi" w:cstheme="minorHAnsi"/>
        </w:rPr>
        <w:t>, such as an ultrasonic sensor,</w:t>
      </w:r>
      <w:r w:rsidRPr="001936F9">
        <w:rPr>
          <w:rFonts w:asciiTheme="minorHAnsi" w:hAnsiTheme="minorHAnsi" w:cstheme="minorHAnsi"/>
        </w:rPr>
        <w:t xml:space="preserve"> to help reduce the drift of the IMU. This is due to the digital compass (a Combination of the magnetometer and accelerometer) having a high sample rate but an issue of drift, while an ultrasonic sensor has a low sample rate but high accuracy. This is then used as a reference to get the position measurement</w:t>
      </w:r>
      <w:r w:rsidR="006D2CD1" w:rsidRPr="001936F9">
        <w:rPr>
          <w:rFonts w:asciiTheme="minorHAnsi" w:hAnsiTheme="minorHAnsi" w:cstheme="minorHAnsi"/>
        </w:rPr>
        <w:t>,</w:t>
      </w:r>
      <w:r w:rsidRPr="001936F9">
        <w:rPr>
          <w:rFonts w:asciiTheme="minorHAnsi" w:hAnsiTheme="minorHAnsi" w:cstheme="minorHAnsi"/>
        </w:rPr>
        <w:t xml:space="preserve"> </w:t>
      </w:r>
      <w:r w:rsidR="006D2CD1" w:rsidRPr="001936F9">
        <w:rPr>
          <w:rFonts w:asciiTheme="minorHAnsi" w:hAnsiTheme="minorHAnsi" w:cstheme="minorHAnsi"/>
        </w:rPr>
        <w:t>which is then</w:t>
      </w:r>
      <w:r w:rsidRPr="001936F9">
        <w:rPr>
          <w:rFonts w:asciiTheme="minorHAnsi" w:hAnsiTheme="minorHAnsi" w:cstheme="minorHAnsi"/>
        </w:rPr>
        <w:t xml:space="preserve"> fed into an Extended Kalman Filter (EKF), </w:t>
      </w:r>
      <w:r w:rsidR="006D2CD1" w:rsidRPr="001936F9">
        <w:rPr>
          <w:rFonts w:asciiTheme="minorHAnsi" w:hAnsiTheme="minorHAnsi" w:cstheme="minorHAnsi"/>
        </w:rPr>
        <w:t>which produces</w:t>
      </w:r>
      <w:r w:rsidRPr="001936F9">
        <w:rPr>
          <w:rFonts w:asciiTheme="minorHAnsi" w:hAnsiTheme="minorHAnsi" w:cstheme="minorHAnsi"/>
        </w:rPr>
        <w:t xml:space="preserve"> accurate results specifically with the yaw, roll and pitch. While </w:t>
      </w:r>
      <w:r w:rsidR="002065F4" w:rsidRPr="001936F9">
        <w:rPr>
          <w:rFonts w:asciiTheme="minorHAnsi" w:hAnsiTheme="minorHAnsi" w:cstheme="minorHAnsi"/>
        </w:rPr>
        <w:t>this</w:t>
      </w:r>
      <w:r w:rsidRPr="001936F9">
        <w:rPr>
          <w:rFonts w:asciiTheme="minorHAnsi" w:hAnsiTheme="minorHAnsi" w:cstheme="minorHAnsi"/>
        </w:rPr>
        <w:t xml:space="preserve"> project may not need to </w:t>
      </w:r>
      <w:r w:rsidR="006D2CD1" w:rsidRPr="001936F9">
        <w:rPr>
          <w:rFonts w:asciiTheme="minorHAnsi" w:hAnsiTheme="minorHAnsi" w:cstheme="minorHAnsi"/>
        </w:rPr>
        <w:t xml:space="preserve">reduce accumulated errors as much, as it will only be using measurements collected under supervision and motion measurements of only a few moments at a time. Even with this, the methods presented in this paper </w:t>
      </w:r>
      <w:r w:rsidR="00C141FB" w:rsidRPr="001936F9">
        <w:rPr>
          <w:rFonts w:asciiTheme="minorHAnsi" w:hAnsiTheme="minorHAnsi" w:cstheme="minorHAnsi"/>
        </w:rPr>
        <w:t>can still be applied to the project</w:t>
      </w:r>
      <w:r w:rsidR="006D2CD1" w:rsidRPr="001936F9">
        <w:rPr>
          <w:rFonts w:asciiTheme="minorHAnsi" w:hAnsiTheme="minorHAnsi" w:cstheme="minorHAnsi"/>
        </w:rPr>
        <w:t xml:space="preserve"> to help reduce errors in my IMU, minimise the errors, and improve my measurements for the machine learning algorithm, which in turn will make my results more accurate, for example, instead of using a basic Kalman Filter, use an EKF.</w:t>
      </w:r>
    </w:p>
    <w:p w14:paraId="0D16E18F" w14:textId="7CA15491" w:rsidR="00F64618" w:rsidRPr="001936F9" w:rsidRDefault="003A755B" w:rsidP="00AF5AB2">
      <w:pPr>
        <w:pStyle w:val="paragraph"/>
        <w:spacing w:before="0" w:beforeAutospacing="0" w:after="160" w:afterAutospacing="0"/>
        <w:jc w:val="both"/>
        <w:textAlignment w:val="baseline"/>
        <w:rPr>
          <w:rFonts w:asciiTheme="minorHAnsi" w:hAnsiTheme="minorHAnsi" w:cstheme="minorHAnsi"/>
        </w:rPr>
      </w:pPr>
      <w:r w:rsidRPr="001936F9">
        <w:rPr>
          <w:rFonts w:asciiTheme="minorHAnsi" w:hAnsiTheme="minorHAnsi" w:cstheme="minorHAnsi"/>
        </w:rPr>
        <w:t>IMU’s in recent years have become more popular in use in robotic systems particularly mobile robotic systems for localization of motion and navigation. Using acceleration, angular velocity and orientation</w:t>
      </w:r>
      <w:r w:rsidR="006E3930" w:rsidRPr="001936F9">
        <w:rPr>
          <w:rFonts w:asciiTheme="minorHAnsi" w:hAnsiTheme="minorHAnsi" w:cstheme="minorHAnsi"/>
        </w:rPr>
        <w:t xml:space="preserve">. Some paper </w:t>
      </w:r>
      <w:r w:rsidRPr="001936F9">
        <w:rPr>
          <w:rFonts w:asciiTheme="minorHAnsi" w:hAnsiTheme="minorHAnsi" w:cstheme="minorHAnsi"/>
        </w:rPr>
        <w:t>goes over the last five years of robotic systems and shows how IMU’s are being implanted more into robotic systems</w:t>
      </w:r>
      <w:r w:rsidR="006E3930" w:rsidRPr="001936F9">
        <w:rPr>
          <w:rFonts w:asciiTheme="minorHAnsi" w:hAnsiTheme="minorHAnsi" w:cstheme="minorHAnsi"/>
        </w:rPr>
        <w:t xml:space="preserve"> </w:t>
      </w:r>
      <w:sdt>
        <w:sdtPr>
          <w:rPr>
            <w:rFonts w:asciiTheme="minorHAnsi" w:hAnsiTheme="minorHAnsi" w:cstheme="minorHAnsi"/>
          </w:rPr>
          <w:id w:val="295807302"/>
          <w:citation/>
        </w:sdtPr>
        <w:sdtEndPr/>
        <w:sdtContent>
          <w:r w:rsidR="003F5AB9" w:rsidRPr="001936F9">
            <w:rPr>
              <w:rFonts w:asciiTheme="minorHAnsi" w:hAnsiTheme="minorHAnsi" w:cstheme="minorHAnsi"/>
            </w:rPr>
            <w:fldChar w:fldCharType="begin"/>
          </w:r>
          <w:r w:rsidR="003F5AB9" w:rsidRPr="001936F9">
            <w:rPr>
              <w:rFonts w:asciiTheme="minorHAnsi" w:hAnsiTheme="minorHAnsi" w:cstheme="minorHAnsi"/>
            </w:rPr>
            <w:instrText xml:space="preserve"> CITATION Ayh06 \l 2057 </w:instrText>
          </w:r>
          <w:r w:rsidR="003F5AB9" w:rsidRPr="001936F9">
            <w:rPr>
              <w:rFonts w:asciiTheme="minorHAnsi" w:hAnsiTheme="minorHAnsi" w:cstheme="minorHAnsi"/>
            </w:rPr>
            <w:fldChar w:fldCharType="separate"/>
          </w:r>
          <w:r w:rsidR="00964B0A" w:rsidRPr="001936F9">
            <w:rPr>
              <w:rFonts w:asciiTheme="minorHAnsi" w:hAnsiTheme="minorHAnsi" w:cstheme="minorHAnsi"/>
            </w:rPr>
            <w:t>(Ayhan, 2006)</w:t>
          </w:r>
          <w:r w:rsidR="003F5AB9" w:rsidRPr="001936F9">
            <w:rPr>
              <w:rFonts w:asciiTheme="minorHAnsi" w:hAnsiTheme="minorHAnsi" w:cstheme="minorHAnsi"/>
            </w:rPr>
            <w:fldChar w:fldCharType="end"/>
          </w:r>
        </w:sdtContent>
      </w:sdt>
      <w:r w:rsidRPr="001936F9">
        <w:rPr>
          <w:rFonts w:asciiTheme="minorHAnsi" w:hAnsiTheme="minorHAnsi" w:cstheme="minorHAnsi"/>
        </w:rPr>
        <w:t xml:space="preserve">. While this isn’t directly related to my project it shows that in mobile robots </w:t>
      </w:r>
      <w:r w:rsidR="00A0672A" w:rsidRPr="001936F9">
        <w:rPr>
          <w:rFonts w:asciiTheme="minorHAnsi" w:hAnsiTheme="minorHAnsi" w:cstheme="minorHAnsi"/>
        </w:rPr>
        <w:t>IMU’s are common and my system could be then implemented into robotic systems without the need of adding a new IMU or re-engineering the system.</w:t>
      </w:r>
      <w:r w:rsidRPr="001936F9">
        <w:rPr>
          <w:rFonts w:asciiTheme="minorHAnsi" w:hAnsiTheme="minorHAnsi" w:cstheme="minorHAnsi"/>
        </w:rPr>
        <w:t xml:space="preserve">  </w:t>
      </w:r>
    </w:p>
    <w:p w14:paraId="0BD4302E" w14:textId="3B0BA55E" w:rsidR="00D96FE9" w:rsidRPr="00AF5AB2" w:rsidRDefault="00934A44" w:rsidP="177D0325">
      <w:pPr>
        <w:pStyle w:val="Heading2"/>
        <w:jc w:val="both"/>
        <w:rPr>
          <w:rFonts w:asciiTheme="minorHAnsi" w:hAnsiTheme="minorHAnsi" w:cstheme="minorBidi"/>
          <w:color w:val="auto"/>
        </w:rPr>
      </w:pPr>
      <w:bookmarkStart w:id="4" w:name="_Toc1874675529"/>
      <w:r w:rsidRPr="177D0325">
        <w:rPr>
          <w:rStyle w:val="normaltextrun"/>
          <w:rFonts w:asciiTheme="minorHAnsi" w:hAnsiTheme="minorHAnsi" w:cstheme="minorBidi"/>
          <w:color w:val="auto"/>
        </w:rPr>
        <w:t xml:space="preserve">Machine </w:t>
      </w:r>
      <w:commentRangeStart w:id="5"/>
      <w:r w:rsidRPr="177D0325">
        <w:rPr>
          <w:rStyle w:val="normaltextrun"/>
          <w:rFonts w:asciiTheme="minorHAnsi" w:hAnsiTheme="minorHAnsi" w:cstheme="minorBidi"/>
          <w:color w:val="auto"/>
        </w:rPr>
        <w:t>Learning</w:t>
      </w:r>
      <w:bookmarkEnd w:id="4"/>
      <w:commentRangeEnd w:id="5"/>
      <w:r w:rsidRPr="177D0325">
        <w:rPr>
          <w:rStyle w:val="CommentReference"/>
          <w:rFonts w:asciiTheme="minorHAnsi" w:hAnsiTheme="minorHAnsi" w:cstheme="minorBidi"/>
          <w:color w:val="auto"/>
          <w:sz w:val="32"/>
          <w:szCs w:val="32"/>
        </w:rPr>
        <w:commentReference w:id="5"/>
      </w:r>
      <w:r w:rsidR="00D96FE9" w:rsidRPr="177D0325">
        <w:rPr>
          <w:rStyle w:val="normaltextrun"/>
          <w:rFonts w:asciiTheme="minorHAnsi" w:hAnsiTheme="minorHAnsi" w:cstheme="minorBidi"/>
          <w:color w:val="auto"/>
        </w:rPr>
        <w:t> </w:t>
      </w:r>
      <w:r w:rsidR="00D96FE9" w:rsidRPr="177D0325">
        <w:rPr>
          <w:rStyle w:val="eop"/>
          <w:rFonts w:asciiTheme="minorHAnsi" w:hAnsiTheme="minorHAnsi" w:cstheme="minorBidi"/>
          <w:color w:val="auto"/>
        </w:rPr>
        <w:t> </w:t>
      </w:r>
    </w:p>
    <w:p w14:paraId="7F85F66E" w14:textId="77777777" w:rsidR="004D1456" w:rsidRPr="001936F9" w:rsidRDefault="00D96FE9" w:rsidP="00AF5AB2">
      <w:pPr>
        <w:pStyle w:val="paragraph"/>
        <w:spacing w:before="0" w:beforeAutospacing="0" w:after="160" w:afterAutospacing="0"/>
        <w:jc w:val="both"/>
        <w:textAlignment w:val="baseline"/>
        <w:rPr>
          <w:rStyle w:val="eop"/>
          <w:rFonts w:asciiTheme="minorHAnsi" w:eastAsiaTheme="majorEastAsia" w:hAnsiTheme="minorHAnsi" w:cstheme="minorHAnsi"/>
        </w:rPr>
      </w:pPr>
      <w:r w:rsidRPr="001936F9">
        <w:rPr>
          <w:rStyle w:val="eop"/>
          <w:rFonts w:asciiTheme="minorHAnsi" w:eastAsiaTheme="majorEastAsia" w:hAnsiTheme="minorHAnsi" w:cstheme="minorHAnsi"/>
        </w:rPr>
        <w:t> </w:t>
      </w:r>
      <w:r w:rsidR="00185DCC" w:rsidRPr="001936F9">
        <w:rPr>
          <w:rStyle w:val="eop"/>
          <w:rFonts w:asciiTheme="minorHAnsi" w:eastAsiaTheme="majorEastAsia" w:hAnsiTheme="minorHAnsi" w:cstheme="minorHAnsi"/>
        </w:rPr>
        <w:t xml:space="preserve">From viewing other papers which use IMU’s for </w:t>
      </w:r>
      <w:r w:rsidR="005A5A46" w:rsidRPr="001936F9">
        <w:rPr>
          <w:rStyle w:val="eop"/>
          <w:rFonts w:asciiTheme="minorHAnsi" w:eastAsiaTheme="majorEastAsia" w:hAnsiTheme="minorHAnsi" w:cstheme="minorHAnsi"/>
        </w:rPr>
        <w:t>robotic health monitoring</w:t>
      </w:r>
      <w:r w:rsidR="00777B9C" w:rsidRPr="001936F9">
        <w:rPr>
          <w:rStyle w:val="eop"/>
          <w:rFonts w:asciiTheme="minorHAnsi" w:eastAsiaTheme="majorEastAsia" w:hAnsiTheme="minorHAnsi" w:cstheme="minorHAnsi"/>
        </w:rPr>
        <w:t xml:space="preserve"> there are two types of </w:t>
      </w:r>
      <w:r w:rsidR="001E5808" w:rsidRPr="001936F9">
        <w:rPr>
          <w:rStyle w:val="eop"/>
          <w:rFonts w:asciiTheme="minorHAnsi" w:eastAsiaTheme="majorEastAsia" w:hAnsiTheme="minorHAnsi" w:cstheme="minorHAnsi"/>
        </w:rPr>
        <w:t>Neural Networks that could be used</w:t>
      </w:r>
      <w:r w:rsidR="004D1456" w:rsidRPr="001936F9">
        <w:rPr>
          <w:rStyle w:val="eop"/>
          <w:rFonts w:asciiTheme="minorHAnsi" w:eastAsiaTheme="majorEastAsia" w:hAnsiTheme="minorHAnsi" w:cstheme="minorHAnsi"/>
        </w:rPr>
        <w:t>, Convolutional Neural Networks (CNN) and Recurrent Neural Networks (RNN).</w:t>
      </w:r>
    </w:p>
    <w:p w14:paraId="7AD347E9" w14:textId="13C5768C" w:rsidR="006F2278" w:rsidRPr="00AF5AB2" w:rsidRDefault="006F2278" w:rsidP="177D0325">
      <w:pPr>
        <w:pStyle w:val="Heading3"/>
        <w:jc w:val="both"/>
        <w:rPr>
          <w:rStyle w:val="eop"/>
          <w:rFonts w:cstheme="minorBidi"/>
          <w:color w:val="auto"/>
        </w:rPr>
      </w:pPr>
      <w:bookmarkStart w:id="6" w:name="_Toc1300245372"/>
      <w:r w:rsidRPr="177D0325">
        <w:rPr>
          <w:rStyle w:val="eop"/>
          <w:rFonts w:cstheme="minorBidi"/>
          <w:color w:val="auto"/>
        </w:rPr>
        <w:t>Convolutional Neural Networks</w:t>
      </w:r>
      <w:bookmarkEnd w:id="6"/>
    </w:p>
    <w:p w14:paraId="4D01400B" w14:textId="67BBB1A8" w:rsidR="00BB45C9" w:rsidRPr="001936F9" w:rsidRDefault="00986048" w:rsidP="00AF5AB2">
      <w:pPr>
        <w:jc w:val="both"/>
        <w:rPr>
          <w:rFonts w:cstheme="minorHAnsi"/>
        </w:rPr>
      </w:pPr>
      <w:r w:rsidRPr="001936F9">
        <w:rPr>
          <w:rFonts w:cstheme="minorHAnsi"/>
        </w:rPr>
        <w:t xml:space="preserve">A Convolutional Neural Network (CNN) is a type of deep learning model primarily designed for processing structured grid data, such as images or time-series data. CNNs are a subset of feedforward neural networks, meaning data flows in one direction, from input to output, with no feedback loops. They are distinguished from standard neural networks by their use of convolutional </w:t>
      </w:r>
      <w:r w:rsidR="00331835" w:rsidRPr="001936F9">
        <w:rPr>
          <w:rFonts w:cstheme="minorHAnsi"/>
        </w:rPr>
        <w:t xml:space="preserve">layers, which </w:t>
      </w:r>
      <w:r w:rsidR="009B1610" w:rsidRPr="001936F9">
        <w:rPr>
          <w:rFonts w:cstheme="minorHAnsi"/>
        </w:rPr>
        <w:t>apply</w:t>
      </w:r>
      <w:r w:rsidR="00331835" w:rsidRPr="001936F9">
        <w:rPr>
          <w:rFonts w:cstheme="minorHAnsi"/>
        </w:rPr>
        <w:t xml:space="preserve"> learned filters </w:t>
      </w:r>
      <w:r w:rsidR="009B1610" w:rsidRPr="001936F9">
        <w:rPr>
          <w:rFonts w:cstheme="minorHAnsi"/>
        </w:rPr>
        <w:t>to the input data to automatically extract relevant information</w:t>
      </w:r>
      <w:r w:rsidR="0020142F" w:rsidRPr="001936F9">
        <w:rPr>
          <w:rFonts w:cstheme="minorHAnsi"/>
        </w:rPr>
        <w:t xml:space="preserve"> </w:t>
      </w:r>
      <w:sdt>
        <w:sdtPr>
          <w:rPr>
            <w:rFonts w:cstheme="minorHAnsi"/>
          </w:rPr>
          <w:id w:val="-1376307984"/>
          <w:citation/>
        </w:sdtPr>
        <w:sdtEndPr/>
        <w:sdtContent>
          <w:r w:rsidR="00427A3C" w:rsidRPr="001936F9">
            <w:rPr>
              <w:rFonts w:cstheme="minorHAnsi"/>
            </w:rPr>
            <w:fldChar w:fldCharType="begin"/>
          </w:r>
          <w:r w:rsidR="00427A3C" w:rsidRPr="001936F9">
            <w:rPr>
              <w:rFonts w:cstheme="minorHAnsi"/>
            </w:rPr>
            <w:instrText xml:space="preserve"> CITATION Jad23 \l 2057 </w:instrText>
          </w:r>
          <w:r w:rsidR="00427A3C" w:rsidRPr="001936F9">
            <w:rPr>
              <w:rFonts w:cstheme="minorHAnsi"/>
            </w:rPr>
            <w:fldChar w:fldCharType="separate"/>
          </w:r>
          <w:r w:rsidR="00427A3C" w:rsidRPr="001936F9">
            <w:rPr>
              <w:rFonts w:cstheme="minorHAnsi"/>
            </w:rPr>
            <w:t>(Jadeja, 2023)</w:t>
          </w:r>
          <w:r w:rsidR="00427A3C" w:rsidRPr="001936F9">
            <w:rPr>
              <w:rFonts w:cstheme="minorHAnsi"/>
            </w:rPr>
            <w:fldChar w:fldCharType="end"/>
          </w:r>
        </w:sdtContent>
      </w:sdt>
      <w:r w:rsidR="005D69F4" w:rsidRPr="001936F9">
        <w:rPr>
          <w:rFonts w:cstheme="minorHAnsi"/>
        </w:rPr>
        <w:t>.</w:t>
      </w:r>
    </w:p>
    <w:p w14:paraId="3376F1F3" w14:textId="5F911D86" w:rsidR="005D69F4" w:rsidRPr="001936F9" w:rsidRDefault="005D69F4" w:rsidP="00AF5AB2">
      <w:pPr>
        <w:jc w:val="both"/>
        <w:rPr>
          <w:rFonts w:cstheme="minorHAnsi"/>
        </w:rPr>
      </w:pPr>
      <w:r w:rsidRPr="001936F9">
        <w:rPr>
          <w:rFonts w:cstheme="minorHAnsi"/>
        </w:rPr>
        <w:t xml:space="preserve">A CNN is made up of three main layers, a convolutional layer </w:t>
      </w:r>
      <w:r w:rsidR="00E91BE3" w:rsidRPr="001936F9">
        <w:rPr>
          <w:rFonts w:cstheme="minorHAnsi"/>
        </w:rPr>
        <w:t xml:space="preserve">which is the core of the network. It applies a filter, also referred to as a kernel, across </w:t>
      </w:r>
      <w:r w:rsidR="00F31C5F" w:rsidRPr="001936F9">
        <w:rPr>
          <w:rFonts w:cstheme="minorHAnsi"/>
        </w:rPr>
        <w:t xml:space="preserve">the input data. As the filter moves across the input, it </w:t>
      </w:r>
      <w:r w:rsidR="00F31C5F" w:rsidRPr="001936F9">
        <w:rPr>
          <w:rFonts w:cstheme="minorHAnsi"/>
        </w:rPr>
        <w:lastRenderedPageBreak/>
        <w:t>computes a dot product between the filter weights and the input values at each position, producing a feature map.</w:t>
      </w:r>
      <w:r w:rsidR="006F2093" w:rsidRPr="001936F9">
        <w:rPr>
          <w:rFonts w:cstheme="minorHAnsi"/>
        </w:rPr>
        <w:t xml:space="preserve"> This then identifies the local patterns such as edges, frequencies or repeated </w:t>
      </w:r>
      <w:r w:rsidR="00C56206" w:rsidRPr="001936F9">
        <w:rPr>
          <w:rFonts w:cstheme="minorHAnsi"/>
        </w:rPr>
        <w:t>disorder</w:t>
      </w:r>
      <w:r w:rsidR="001228CE" w:rsidRPr="001936F9">
        <w:rPr>
          <w:rFonts w:cstheme="minorHAnsi"/>
        </w:rPr>
        <w:t xml:space="preserve"> within the data. Multiple filters can be applied simultaneously, </w:t>
      </w:r>
      <w:r w:rsidR="001228CE" w:rsidRPr="00AF5AB2">
        <w:rPr>
          <w:rFonts w:cstheme="minorHAnsi"/>
        </w:rPr>
        <w:t>with</w:t>
      </w:r>
      <w:r w:rsidR="001228CE" w:rsidRPr="001936F9">
        <w:rPr>
          <w:rFonts w:cstheme="minorHAnsi"/>
        </w:rPr>
        <w:t xml:space="preserve"> each of them learning to detect a different feature. A Rec</w:t>
      </w:r>
      <w:r w:rsidR="00EA6DCF" w:rsidRPr="001936F9">
        <w:rPr>
          <w:rFonts w:cstheme="minorHAnsi"/>
        </w:rPr>
        <w:t>tified Linear Unit (ReLU) function is typically appli</w:t>
      </w:r>
      <w:r w:rsidR="004A3214" w:rsidRPr="001936F9">
        <w:rPr>
          <w:rFonts w:cstheme="minorHAnsi"/>
        </w:rPr>
        <w:t xml:space="preserve">ed after each convolution. </w:t>
      </w:r>
    </w:p>
    <w:p w14:paraId="2E0AC607" w14:textId="1C30A26A" w:rsidR="004A3214" w:rsidRPr="001936F9" w:rsidRDefault="004A3214" w:rsidP="00AF5AB2">
      <w:pPr>
        <w:jc w:val="both"/>
        <w:rPr>
          <w:rFonts w:cstheme="minorHAnsi"/>
        </w:rPr>
      </w:pPr>
      <w:r w:rsidRPr="001936F9">
        <w:rPr>
          <w:rFonts w:cstheme="minorHAnsi"/>
        </w:rPr>
        <w:t>The next main layer is the pooling layer</w:t>
      </w:r>
      <w:r w:rsidR="000736C1" w:rsidRPr="001936F9">
        <w:rPr>
          <w:rFonts w:cstheme="minorHAnsi"/>
        </w:rPr>
        <w:t>,</w:t>
      </w:r>
      <w:r w:rsidRPr="001936F9">
        <w:rPr>
          <w:rFonts w:cstheme="minorHAnsi"/>
        </w:rPr>
        <w:t xml:space="preserve"> which is used to reduce the dimensionality of the feature maps. This is done by applying an aggregation function, such as taking the maximum pooling</w:t>
      </w:r>
      <w:r w:rsidR="007710BF" w:rsidRPr="001936F9">
        <w:rPr>
          <w:rFonts w:cstheme="minorHAnsi"/>
        </w:rPr>
        <w:t>/value</w:t>
      </w:r>
      <w:r w:rsidR="00E420D6" w:rsidRPr="001936F9">
        <w:rPr>
          <w:rFonts w:cstheme="minorHAnsi"/>
        </w:rPr>
        <w:t xml:space="preserve"> or the average pooling/value, across a small region of the feature map. This reduces the number of parameters in the model,</w:t>
      </w:r>
      <w:r w:rsidR="006F2325" w:rsidRPr="001936F9">
        <w:rPr>
          <w:rFonts w:cstheme="minorHAnsi"/>
        </w:rPr>
        <w:t xml:space="preserve"> </w:t>
      </w:r>
      <w:r w:rsidR="00221A5C" w:rsidRPr="001936F9">
        <w:rPr>
          <w:rFonts w:cstheme="minorHAnsi"/>
        </w:rPr>
        <w:t>lowering computational cost and helping to prevent overfitting.</w:t>
      </w:r>
    </w:p>
    <w:p w14:paraId="543C45A9" w14:textId="21FF9611" w:rsidR="00397822" w:rsidRPr="001936F9" w:rsidRDefault="00397822" w:rsidP="00AF5AB2">
      <w:pPr>
        <w:jc w:val="both"/>
        <w:rPr>
          <w:rFonts w:cstheme="minorHAnsi"/>
        </w:rPr>
      </w:pPr>
      <w:r w:rsidRPr="001936F9">
        <w:rPr>
          <w:rFonts w:cstheme="minorHAnsi"/>
        </w:rPr>
        <w:t xml:space="preserve">The final layer is the </w:t>
      </w:r>
      <w:r w:rsidR="000736C1" w:rsidRPr="001936F9">
        <w:rPr>
          <w:rFonts w:cstheme="minorHAnsi"/>
        </w:rPr>
        <w:t>fully connected layer, which takes the flattened output of the previous layers and performs classification or regression, connecting every node in</w:t>
      </w:r>
      <w:r w:rsidR="004E4B32" w:rsidRPr="001936F9">
        <w:rPr>
          <w:rFonts w:cstheme="minorHAnsi"/>
        </w:rPr>
        <w:t xml:space="preserve"> the previous layer to every node in the output layer.</w:t>
      </w:r>
    </w:p>
    <w:p w14:paraId="4B2D9B2C" w14:textId="1A2521BF" w:rsidR="00F0478B" w:rsidRPr="001936F9" w:rsidRDefault="00F0478B" w:rsidP="00AF5AB2">
      <w:pPr>
        <w:jc w:val="both"/>
        <w:rPr>
          <w:rFonts w:cstheme="minorHAnsi"/>
        </w:rPr>
      </w:pPr>
      <w:r w:rsidRPr="001936F9">
        <w:rPr>
          <w:rFonts w:cstheme="minorHAnsi"/>
        </w:rPr>
        <w:t>CNNs are used in a wide range of tasks</w:t>
      </w:r>
      <w:r w:rsidR="000736C1" w:rsidRPr="001936F9">
        <w:rPr>
          <w:rFonts w:cstheme="minorHAnsi"/>
        </w:rPr>
        <w:t>, such as image classification and object detection. In</w:t>
      </w:r>
      <w:r w:rsidR="00C13A8F" w:rsidRPr="001936F9">
        <w:rPr>
          <w:rFonts w:cstheme="minorHAnsi"/>
        </w:rPr>
        <w:t xml:space="preserve"> the context of robotic health monitoring, CNNs </w:t>
      </w:r>
      <w:r w:rsidR="000736C1" w:rsidRPr="001936F9">
        <w:rPr>
          <w:rFonts w:cstheme="minorHAnsi"/>
        </w:rPr>
        <w:t>can be applied directly to raw vibrational data, where a one-dimensional CNN can be trained to extract features along the time axis and classify different fault states</w:t>
      </w:r>
      <w:r w:rsidR="00C13A8F" w:rsidRPr="001936F9">
        <w:rPr>
          <w:rFonts w:cstheme="minorHAnsi"/>
        </w:rPr>
        <w:t xml:space="preserve"> </w:t>
      </w:r>
      <w:sdt>
        <w:sdtPr>
          <w:rPr>
            <w:rFonts w:cstheme="minorHAnsi"/>
          </w:rPr>
          <w:id w:val="-68345959"/>
          <w:citation/>
        </w:sdtPr>
        <w:sdtEndPr/>
        <w:sdtContent>
          <w:r w:rsidR="00BC37A1" w:rsidRPr="001936F9">
            <w:rPr>
              <w:rFonts w:cstheme="minorHAnsi"/>
            </w:rPr>
            <w:fldChar w:fldCharType="begin"/>
          </w:r>
          <w:r w:rsidR="00BC37A1" w:rsidRPr="001936F9">
            <w:rPr>
              <w:rFonts w:cstheme="minorHAnsi"/>
            </w:rPr>
            <w:instrText xml:space="preserve"> CITATION Alq21 \l 2057 </w:instrText>
          </w:r>
          <w:r w:rsidR="00BC37A1" w:rsidRPr="001936F9">
            <w:rPr>
              <w:rFonts w:cstheme="minorHAnsi"/>
            </w:rPr>
            <w:fldChar w:fldCharType="separate"/>
          </w:r>
          <w:r w:rsidR="00BC37A1" w:rsidRPr="001936F9">
            <w:rPr>
              <w:rFonts w:cstheme="minorHAnsi"/>
            </w:rPr>
            <w:t>(Alqatawneh, 2021)</w:t>
          </w:r>
          <w:r w:rsidR="00BC37A1" w:rsidRPr="001936F9">
            <w:rPr>
              <w:rFonts w:cstheme="minorHAnsi"/>
            </w:rPr>
            <w:fldChar w:fldCharType="end"/>
          </w:r>
        </w:sdtContent>
      </w:sdt>
      <w:r w:rsidR="00B519FA" w:rsidRPr="001936F9">
        <w:rPr>
          <w:rFonts w:cstheme="minorHAnsi"/>
        </w:rPr>
        <w:t>.</w:t>
      </w:r>
    </w:p>
    <w:p w14:paraId="2A3CCA55" w14:textId="51A5D830" w:rsidR="00B519FA" w:rsidRPr="001936F9" w:rsidRDefault="00B519FA" w:rsidP="00AF5AB2">
      <w:pPr>
        <w:jc w:val="both"/>
        <w:rPr>
          <w:rFonts w:cstheme="minorHAnsi"/>
        </w:rPr>
      </w:pPr>
      <w:r w:rsidRPr="001936F9">
        <w:rPr>
          <w:rFonts w:cstheme="minorHAnsi"/>
        </w:rPr>
        <w:t xml:space="preserve">While CNNs are powerful and well-suited for feature extraction </w:t>
      </w:r>
      <w:r w:rsidR="002252D6" w:rsidRPr="001936F9">
        <w:rPr>
          <w:rFonts w:cstheme="minorHAnsi"/>
        </w:rPr>
        <w:t xml:space="preserve">from structured data, they do have some limitations, though. They require </w:t>
      </w:r>
      <w:r w:rsidR="0016525C" w:rsidRPr="001936F9">
        <w:rPr>
          <w:rFonts w:cstheme="minorHAnsi"/>
        </w:rPr>
        <w:t>large amounts of labelled training data, can be computationally expensive to train and do not h</w:t>
      </w:r>
      <w:r w:rsidR="009A61E0" w:rsidRPr="001936F9">
        <w:rPr>
          <w:rFonts w:cstheme="minorHAnsi"/>
        </w:rPr>
        <w:t xml:space="preserve">ave </w:t>
      </w:r>
      <w:r w:rsidR="004D6AAA" w:rsidRPr="001936F9">
        <w:rPr>
          <w:rFonts w:cstheme="minorHAnsi"/>
        </w:rPr>
        <w:t>the inherent ability to account for sequential data that relies on past outputs and inputs.</w:t>
      </w:r>
      <w:r w:rsidR="007E7278" w:rsidRPr="001936F9">
        <w:rPr>
          <w:rFonts w:cstheme="minorHAnsi"/>
        </w:rPr>
        <w:t xml:space="preserve"> It remains a challenge for CNNs to process time-series data effectively, as they are primarily designed to extract spatial features rather than capture relationships across time steps</w:t>
      </w:r>
      <w:r w:rsidR="00FA7222" w:rsidRPr="001936F9">
        <w:rPr>
          <w:rFonts w:cstheme="minorHAnsi"/>
        </w:rPr>
        <w:t xml:space="preserve"> </w:t>
      </w:r>
      <w:sdt>
        <w:sdtPr>
          <w:rPr>
            <w:rFonts w:cstheme="minorHAnsi"/>
          </w:rPr>
          <w:id w:val="809449857"/>
          <w:citation/>
        </w:sdtPr>
        <w:sdtEndPr/>
        <w:sdtContent>
          <w:r w:rsidR="002824E4" w:rsidRPr="001936F9">
            <w:rPr>
              <w:rFonts w:cstheme="minorHAnsi"/>
            </w:rPr>
            <w:fldChar w:fldCharType="begin"/>
          </w:r>
          <w:r w:rsidR="002824E4" w:rsidRPr="001936F9">
            <w:rPr>
              <w:rFonts w:cstheme="minorHAnsi"/>
            </w:rPr>
            <w:instrText xml:space="preserve"> CITATION Yan19 \l 2057 </w:instrText>
          </w:r>
          <w:r w:rsidR="002824E4" w:rsidRPr="001936F9">
            <w:rPr>
              <w:rFonts w:cstheme="minorHAnsi"/>
            </w:rPr>
            <w:fldChar w:fldCharType="separate"/>
          </w:r>
          <w:r w:rsidR="002824E4" w:rsidRPr="001936F9">
            <w:rPr>
              <w:rFonts w:cstheme="minorHAnsi"/>
            </w:rPr>
            <w:t>(Yang, 2019)</w:t>
          </w:r>
          <w:r w:rsidR="002824E4" w:rsidRPr="001936F9">
            <w:rPr>
              <w:rFonts w:cstheme="minorHAnsi"/>
            </w:rPr>
            <w:fldChar w:fldCharType="end"/>
          </w:r>
        </w:sdtContent>
      </w:sdt>
      <w:r w:rsidR="002824E4" w:rsidRPr="001936F9">
        <w:rPr>
          <w:rFonts w:cstheme="minorHAnsi"/>
        </w:rPr>
        <w:t>.</w:t>
      </w:r>
    </w:p>
    <w:p w14:paraId="1D9FB8BD" w14:textId="4D81FCD6" w:rsidR="006F2278" w:rsidRPr="00AF5AB2" w:rsidRDefault="006F2278" w:rsidP="177D0325">
      <w:pPr>
        <w:pStyle w:val="Heading3"/>
        <w:jc w:val="both"/>
        <w:rPr>
          <w:rStyle w:val="eop"/>
          <w:rFonts w:cstheme="minorBidi"/>
          <w:color w:val="auto"/>
        </w:rPr>
      </w:pPr>
      <w:bookmarkStart w:id="7" w:name="_Toc732111413"/>
      <w:r w:rsidRPr="177D0325">
        <w:rPr>
          <w:rStyle w:val="eop"/>
          <w:rFonts w:cstheme="minorBidi"/>
          <w:color w:val="auto"/>
        </w:rPr>
        <w:t>Recurrent Neural Networks</w:t>
      </w:r>
      <w:bookmarkEnd w:id="7"/>
    </w:p>
    <w:p w14:paraId="4B1A0144" w14:textId="77777777" w:rsidR="00E15C62" w:rsidRPr="001936F9" w:rsidRDefault="009B1610" w:rsidP="00AD5C02">
      <w:pPr>
        <w:pStyle w:val="paragraph"/>
        <w:keepNext/>
        <w:spacing w:before="0" w:beforeAutospacing="0" w:after="160" w:afterAutospacing="0"/>
        <w:textAlignment w:val="baseline"/>
        <w:rPr>
          <w:rFonts w:asciiTheme="minorHAnsi" w:hAnsiTheme="minorHAnsi" w:cstheme="minorHAnsi"/>
        </w:rPr>
      </w:pPr>
      <w:r w:rsidRPr="001936F9">
        <w:rPr>
          <w:rStyle w:val="eop"/>
          <w:rFonts w:asciiTheme="minorHAnsi" w:eastAsiaTheme="majorEastAsia" w:hAnsiTheme="minorHAnsi" w:cstheme="minorHAnsi"/>
        </w:rPr>
        <w:t>A Feedback Neural Network, also known as a Recurrent Neural Network (RNN), is the type of AI model to use</w:t>
      </w:r>
      <w:r w:rsidR="003D75B3" w:rsidRPr="001936F9">
        <w:rPr>
          <w:rStyle w:val="eop"/>
          <w:rFonts w:asciiTheme="minorHAnsi" w:eastAsiaTheme="majorEastAsia" w:hAnsiTheme="minorHAnsi" w:cstheme="minorHAnsi"/>
        </w:rPr>
        <w:t xml:space="preserve"> for this project.</w:t>
      </w:r>
      <w:r w:rsidR="00373A0B" w:rsidRPr="001936F9">
        <w:rPr>
          <w:rStyle w:val="eop"/>
          <w:rFonts w:asciiTheme="minorHAnsi" w:eastAsiaTheme="majorEastAsia" w:hAnsiTheme="minorHAnsi" w:cstheme="minorHAnsi"/>
        </w:rPr>
        <w:t xml:space="preserve"> </w:t>
      </w:r>
      <w:r w:rsidRPr="001936F9">
        <w:rPr>
          <w:rStyle w:val="eop"/>
          <w:rFonts w:asciiTheme="minorHAnsi" w:eastAsiaTheme="majorEastAsia" w:hAnsiTheme="minorHAnsi" w:cstheme="minorHAnsi"/>
        </w:rPr>
        <w:t>RNNs</w:t>
      </w:r>
      <w:r w:rsidR="00373A0B" w:rsidRPr="001936F9">
        <w:rPr>
          <w:rStyle w:val="eop"/>
          <w:rFonts w:asciiTheme="minorHAnsi" w:eastAsiaTheme="majorEastAsia" w:hAnsiTheme="minorHAnsi" w:cstheme="minorHAnsi"/>
        </w:rPr>
        <w:t xml:space="preserve"> work</w:t>
      </w:r>
      <w:r w:rsidR="008C1747" w:rsidRPr="001936F9">
        <w:rPr>
          <w:rStyle w:val="eop"/>
          <w:rFonts w:asciiTheme="minorHAnsi" w:eastAsiaTheme="majorEastAsia" w:hAnsiTheme="minorHAnsi" w:cstheme="minorHAnsi"/>
        </w:rPr>
        <w:t xml:space="preserve"> by </w:t>
      </w:r>
      <w:r w:rsidR="00C6041E" w:rsidRPr="001936F9">
        <w:rPr>
          <w:rStyle w:val="eop"/>
          <w:rFonts w:asciiTheme="minorHAnsi" w:eastAsiaTheme="majorEastAsia" w:hAnsiTheme="minorHAnsi" w:cstheme="minorHAnsi"/>
        </w:rPr>
        <w:t xml:space="preserve">taking the output </w:t>
      </w:r>
      <w:r w:rsidR="0089624C" w:rsidRPr="001936F9">
        <w:rPr>
          <w:rStyle w:val="eop"/>
          <w:rFonts w:asciiTheme="minorHAnsi" w:eastAsiaTheme="majorEastAsia" w:hAnsiTheme="minorHAnsi" w:cstheme="minorHAnsi"/>
        </w:rPr>
        <w:t xml:space="preserve">or hidden state and feeding it back to the input of the next time </w:t>
      </w:r>
      <w:r w:rsidR="007F3C2F" w:rsidRPr="001936F9">
        <w:rPr>
          <w:rStyle w:val="eop"/>
          <w:rFonts w:asciiTheme="minorHAnsi" w:eastAsiaTheme="majorEastAsia" w:hAnsiTheme="minorHAnsi" w:cstheme="minorHAnsi"/>
        </w:rPr>
        <w:t>step</w:t>
      </w:r>
      <w:r w:rsidR="00F04168" w:rsidRPr="001936F9">
        <w:rPr>
          <w:rStyle w:val="eop"/>
          <w:rFonts w:asciiTheme="minorHAnsi" w:eastAsiaTheme="majorEastAsia" w:hAnsiTheme="minorHAnsi" w:cstheme="minorHAnsi"/>
        </w:rPr>
        <w:t xml:space="preserve">. </w:t>
      </w:r>
      <w:r w:rsidR="00861E46" w:rsidRPr="001936F9">
        <w:rPr>
          <w:rStyle w:val="eop"/>
          <w:rFonts w:asciiTheme="minorHAnsi" w:eastAsiaTheme="majorEastAsia" w:hAnsiTheme="minorHAnsi" w:cstheme="minorHAnsi"/>
          <w:noProof/>
        </w:rPr>
        <w:drawing>
          <wp:inline distT="0" distB="0" distL="0" distR="0" wp14:anchorId="33BCE9EB" wp14:editId="22699964">
            <wp:extent cx="5731510" cy="2760345"/>
            <wp:effectExtent l="0" t="0" r="2540" b="1905"/>
            <wp:docPr id="4138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2753" name=""/>
                    <pic:cNvPicPr/>
                  </pic:nvPicPr>
                  <pic:blipFill>
                    <a:blip r:embed="rId17"/>
                    <a:stretch>
                      <a:fillRect/>
                    </a:stretch>
                  </pic:blipFill>
                  <pic:spPr>
                    <a:xfrm>
                      <a:off x="0" y="0"/>
                      <a:ext cx="5731510" cy="2760345"/>
                    </a:xfrm>
                    <a:prstGeom prst="rect">
                      <a:avLst/>
                    </a:prstGeom>
                  </pic:spPr>
                </pic:pic>
              </a:graphicData>
            </a:graphic>
          </wp:inline>
        </w:drawing>
      </w:r>
    </w:p>
    <w:p w14:paraId="34822872" w14:textId="109CE364" w:rsidR="00861E46" w:rsidRPr="00AF5AB2" w:rsidRDefault="00E15C62" w:rsidP="00AF5AB2">
      <w:pPr>
        <w:pStyle w:val="Caption"/>
        <w:jc w:val="both"/>
        <w:rPr>
          <w:rStyle w:val="eop"/>
          <w:rFonts w:eastAsiaTheme="majorEastAsia"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001E408B" w:rsidRPr="00AF5AB2">
        <w:rPr>
          <w:rFonts w:cstheme="minorHAnsi"/>
          <w:color w:val="auto"/>
        </w:rPr>
        <w:t>3</w:t>
      </w:r>
      <w:r w:rsidRPr="00AF5AB2">
        <w:rPr>
          <w:rFonts w:cstheme="minorHAnsi"/>
          <w:color w:val="auto"/>
        </w:rPr>
        <w:fldChar w:fldCharType="end"/>
      </w:r>
      <w:r w:rsidRPr="00AF5AB2">
        <w:rPr>
          <w:rFonts w:cstheme="minorHAnsi"/>
          <w:color w:val="auto"/>
        </w:rPr>
        <w:t>: RNN diagram (GeeksforGeeks, 2024)</w:t>
      </w:r>
    </w:p>
    <w:p w14:paraId="4EF97D89" w14:textId="5A95D07E" w:rsidR="00CF4D08" w:rsidRPr="001936F9" w:rsidRDefault="001B1556" w:rsidP="00051927">
      <w:pPr>
        <w:pStyle w:val="paragraph"/>
        <w:spacing w:before="0" w:beforeAutospacing="0" w:after="160" w:afterAutospacing="0"/>
        <w:jc w:val="both"/>
        <w:textAlignment w:val="baseline"/>
        <w:rPr>
          <w:rFonts w:asciiTheme="minorHAnsi" w:hAnsiTheme="minorHAnsi" w:cstheme="minorHAnsi"/>
        </w:rPr>
      </w:pPr>
      <w:r w:rsidRPr="001936F9">
        <w:rPr>
          <w:rFonts w:asciiTheme="minorHAnsi" w:hAnsiTheme="minorHAnsi" w:cstheme="minorHAnsi"/>
        </w:rPr>
        <w:t xml:space="preserve">There are different types of </w:t>
      </w:r>
      <w:r w:rsidR="00C767D0" w:rsidRPr="001936F9">
        <w:rPr>
          <w:rFonts w:asciiTheme="minorHAnsi" w:hAnsiTheme="minorHAnsi" w:cstheme="minorHAnsi"/>
        </w:rPr>
        <w:t>RNN’s</w:t>
      </w:r>
      <w:r w:rsidR="00E15C62" w:rsidRPr="001936F9">
        <w:rPr>
          <w:rFonts w:asciiTheme="minorHAnsi" w:hAnsiTheme="minorHAnsi" w:cstheme="minorHAnsi"/>
        </w:rPr>
        <w:t xml:space="preserve">; these are one-to-one (Tx = Ty = 1, Tx being a single input and Ty is a single output). This is used in traditional neural network applications due to </w:t>
      </w:r>
      <w:r w:rsidR="00AD5C02" w:rsidRPr="00AF5AB2">
        <w:rPr>
          <w:rFonts w:asciiTheme="minorHAnsi" w:hAnsiTheme="minorHAnsi" w:cstheme="minorHAnsi"/>
        </w:rPr>
        <w:t>it</w:t>
      </w:r>
      <w:r w:rsidR="0062451E" w:rsidRPr="001936F9">
        <w:rPr>
          <w:rFonts w:asciiTheme="minorHAnsi" w:hAnsiTheme="minorHAnsi" w:cstheme="minorHAnsi"/>
        </w:rPr>
        <w:t xml:space="preserve"> </w:t>
      </w:r>
      <w:r w:rsidR="0062451E" w:rsidRPr="001936F9">
        <w:rPr>
          <w:rFonts w:asciiTheme="minorHAnsi" w:hAnsiTheme="minorHAnsi" w:cstheme="minorHAnsi"/>
        </w:rPr>
        <w:lastRenderedPageBreak/>
        <w:t>having only a fixed size</w:t>
      </w:r>
      <w:r w:rsidR="00332452" w:rsidRPr="001936F9">
        <w:rPr>
          <w:rFonts w:asciiTheme="minorHAnsi" w:hAnsiTheme="minorHAnsi" w:cstheme="minorHAnsi"/>
        </w:rPr>
        <w:t>.</w:t>
      </w:r>
      <w:r w:rsidR="002A6456" w:rsidRPr="001936F9">
        <w:rPr>
          <w:rFonts w:asciiTheme="minorHAnsi" w:hAnsiTheme="minorHAnsi" w:cstheme="minorHAnsi"/>
        </w:rPr>
        <w:t xml:space="preserve"> T</w:t>
      </w:r>
      <w:r w:rsidR="007B10C8" w:rsidRPr="001936F9">
        <w:rPr>
          <w:rFonts w:asciiTheme="minorHAnsi" w:hAnsiTheme="minorHAnsi" w:cstheme="minorHAnsi"/>
        </w:rPr>
        <w:t xml:space="preserve">his is the </w:t>
      </w:r>
      <w:r w:rsidR="005B7C25" w:rsidRPr="001936F9">
        <w:rPr>
          <w:rFonts w:asciiTheme="minorHAnsi" w:hAnsiTheme="minorHAnsi" w:cstheme="minorHAnsi"/>
        </w:rPr>
        <w:t>simplest</w:t>
      </w:r>
      <w:r w:rsidR="007B10C8" w:rsidRPr="001936F9">
        <w:rPr>
          <w:rFonts w:asciiTheme="minorHAnsi" w:hAnsiTheme="minorHAnsi" w:cstheme="minorHAnsi"/>
        </w:rPr>
        <w:t xml:space="preserve"> </w:t>
      </w:r>
      <w:r w:rsidR="005B7C25" w:rsidRPr="001936F9">
        <w:rPr>
          <w:rFonts w:asciiTheme="minorHAnsi" w:hAnsiTheme="minorHAnsi" w:cstheme="minorHAnsi"/>
        </w:rPr>
        <w:t>type</w:t>
      </w:r>
      <w:r w:rsidR="007B10C8" w:rsidRPr="001936F9">
        <w:rPr>
          <w:rFonts w:asciiTheme="minorHAnsi" w:hAnsiTheme="minorHAnsi" w:cstheme="minorHAnsi"/>
        </w:rPr>
        <w:t xml:space="preserve"> of RNN</w:t>
      </w:r>
      <w:r w:rsidR="008B577F" w:rsidRPr="001936F9">
        <w:rPr>
          <w:rFonts w:asciiTheme="minorHAnsi" w:hAnsiTheme="minorHAnsi" w:cstheme="minorHAnsi"/>
        </w:rPr>
        <w:t xml:space="preserve">, which takes a single input (Tx) and produces </w:t>
      </w:r>
      <w:r w:rsidR="007B10C8" w:rsidRPr="001936F9">
        <w:rPr>
          <w:rFonts w:asciiTheme="minorHAnsi" w:hAnsiTheme="minorHAnsi" w:cstheme="minorHAnsi"/>
        </w:rPr>
        <w:t>a single output (Ty)</w:t>
      </w:r>
      <w:r w:rsidR="0062451E" w:rsidRPr="001936F9">
        <w:rPr>
          <w:rFonts w:asciiTheme="minorHAnsi" w:hAnsiTheme="minorHAnsi" w:cstheme="minorHAnsi"/>
        </w:rPr>
        <w:t>.</w:t>
      </w:r>
      <w:r w:rsidR="00332452" w:rsidRPr="001936F9">
        <w:rPr>
          <w:rFonts w:asciiTheme="minorHAnsi" w:hAnsiTheme="minorHAnsi" w:cstheme="minorHAnsi"/>
        </w:rPr>
        <w:t xml:space="preserve"> </w:t>
      </w:r>
      <w:r w:rsidR="00897A5D" w:rsidRPr="001936F9">
        <w:rPr>
          <w:rFonts w:asciiTheme="minorHAnsi" w:hAnsiTheme="minorHAnsi" w:cstheme="minorHAnsi"/>
        </w:rPr>
        <w:t xml:space="preserve">One-to-many (Tx = 1, Ty &gt; 1) </w:t>
      </w:r>
      <w:r w:rsidR="003A7054" w:rsidRPr="001936F9">
        <w:rPr>
          <w:rFonts w:asciiTheme="minorHAnsi" w:hAnsiTheme="minorHAnsi" w:cstheme="minorHAnsi"/>
        </w:rPr>
        <w:t>is used in</w:t>
      </w:r>
      <w:r w:rsidR="009B7A4B" w:rsidRPr="001936F9">
        <w:rPr>
          <w:rFonts w:asciiTheme="minorHAnsi" w:hAnsiTheme="minorHAnsi" w:cstheme="minorHAnsi"/>
        </w:rPr>
        <w:t xml:space="preserve"> music generation</w:t>
      </w:r>
      <w:r w:rsidR="00AE3B28" w:rsidRPr="001936F9">
        <w:rPr>
          <w:rFonts w:asciiTheme="minorHAnsi" w:hAnsiTheme="minorHAnsi" w:cstheme="minorHAnsi"/>
        </w:rPr>
        <w:t xml:space="preserve"> or image captioning</w:t>
      </w:r>
      <w:r w:rsidR="009B7A4B" w:rsidRPr="001936F9">
        <w:rPr>
          <w:rFonts w:asciiTheme="minorHAnsi" w:hAnsiTheme="minorHAnsi" w:cstheme="minorHAnsi"/>
        </w:rPr>
        <w:t>.</w:t>
      </w:r>
      <w:r w:rsidR="00A350F2" w:rsidRPr="001936F9">
        <w:rPr>
          <w:rFonts w:asciiTheme="minorHAnsi" w:hAnsiTheme="minorHAnsi" w:cstheme="minorHAnsi"/>
        </w:rPr>
        <w:t xml:space="preserve"> It takes a single input and then outputs a sequence of data.</w:t>
      </w:r>
      <w:r w:rsidR="00934A44" w:rsidRPr="001936F9">
        <w:rPr>
          <w:rFonts w:asciiTheme="minorHAnsi" w:hAnsiTheme="minorHAnsi" w:cstheme="minorHAnsi"/>
        </w:rPr>
        <w:t xml:space="preserve"> </w:t>
      </w:r>
      <w:r w:rsidR="009B7A4B" w:rsidRPr="001936F9">
        <w:rPr>
          <w:rFonts w:asciiTheme="minorHAnsi" w:hAnsiTheme="minorHAnsi" w:cstheme="minorHAnsi"/>
        </w:rPr>
        <w:t xml:space="preserve">Many-to-one (Tx &gt; 1, Ty = 1) </w:t>
      </w:r>
      <w:r w:rsidR="005B5A58" w:rsidRPr="001936F9">
        <w:rPr>
          <w:rFonts w:asciiTheme="minorHAnsi" w:hAnsiTheme="minorHAnsi" w:cstheme="minorHAnsi"/>
        </w:rPr>
        <w:t>is used in sentiment classification.</w:t>
      </w:r>
      <w:r w:rsidR="003E4F52" w:rsidRPr="001936F9">
        <w:rPr>
          <w:rFonts w:asciiTheme="minorHAnsi" w:hAnsiTheme="minorHAnsi" w:cstheme="minorHAnsi"/>
        </w:rPr>
        <w:t xml:space="preserve"> </w:t>
      </w:r>
      <w:r w:rsidR="00765952" w:rsidRPr="001936F9">
        <w:rPr>
          <w:rFonts w:asciiTheme="minorHAnsi" w:hAnsiTheme="minorHAnsi" w:cstheme="minorHAnsi"/>
        </w:rPr>
        <w:t xml:space="preserve">It takes many inputs but only </w:t>
      </w:r>
      <w:r w:rsidR="008B577F" w:rsidRPr="001936F9">
        <w:rPr>
          <w:rFonts w:asciiTheme="minorHAnsi" w:hAnsiTheme="minorHAnsi" w:cstheme="minorHAnsi"/>
        </w:rPr>
        <w:t>has</w:t>
      </w:r>
      <w:r w:rsidR="00765952" w:rsidRPr="001936F9">
        <w:rPr>
          <w:rFonts w:asciiTheme="minorHAnsi" w:hAnsiTheme="minorHAnsi" w:cstheme="minorHAnsi"/>
        </w:rPr>
        <w:t xml:space="preserve"> a single output</w:t>
      </w:r>
      <w:r w:rsidR="007764E0" w:rsidRPr="001936F9">
        <w:rPr>
          <w:rFonts w:asciiTheme="minorHAnsi" w:hAnsiTheme="minorHAnsi" w:cstheme="minorHAnsi"/>
        </w:rPr>
        <w:t>.</w:t>
      </w:r>
      <w:r w:rsidR="00D812C4" w:rsidRPr="001936F9">
        <w:rPr>
          <w:rFonts w:asciiTheme="minorHAnsi" w:hAnsiTheme="minorHAnsi" w:cstheme="minorHAnsi"/>
        </w:rPr>
        <w:t xml:space="preserve"> Many</w:t>
      </w:r>
      <w:r w:rsidR="005B5A58" w:rsidRPr="001936F9">
        <w:rPr>
          <w:rFonts w:asciiTheme="minorHAnsi" w:hAnsiTheme="minorHAnsi" w:cstheme="minorHAnsi"/>
        </w:rPr>
        <w:t xml:space="preserve">-to-many (Tx = Ty) is used in name entry </w:t>
      </w:r>
      <w:r w:rsidR="00934A44" w:rsidRPr="001936F9">
        <w:rPr>
          <w:rFonts w:asciiTheme="minorHAnsi" w:hAnsiTheme="minorHAnsi" w:cstheme="minorHAnsi"/>
        </w:rPr>
        <w:t xml:space="preserve">recognition, </w:t>
      </w:r>
      <w:r w:rsidR="00CF19BE" w:rsidRPr="001936F9">
        <w:rPr>
          <w:rFonts w:asciiTheme="minorHAnsi" w:hAnsiTheme="minorHAnsi" w:cstheme="minorHAnsi"/>
        </w:rPr>
        <w:t>there is also many-to-many (Tx ≠ Ty)</w:t>
      </w:r>
      <w:r w:rsidR="004C6623" w:rsidRPr="001936F9">
        <w:rPr>
          <w:rFonts w:asciiTheme="minorHAnsi" w:hAnsiTheme="minorHAnsi" w:cstheme="minorHAnsi"/>
        </w:rPr>
        <w:t xml:space="preserve"> which is used in machine translation</w:t>
      </w:r>
      <w:sdt>
        <w:sdtPr>
          <w:rPr>
            <w:rFonts w:asciiTheme="minorHAnsi" w:hAnsiTheme="minorHAnsi" w:cstheme="minorHAnsi"/>
          </w:rPr>
          <w:id w:val="-1652441187"/>
          <w:citation/>
        </w:sdtPr>
        <w:sdtEndPr>
          <w:rPr>
            <w:highlight w:val="yellow"/>
          </w:rPr>
        </w:sdtEndPr>
        <w:sdtContent>
          <w:r w:rsidR="00934A44" w:rsidRPr="00AD5C02">
            <w:rPr>
              <w:rFonts w:asciiTheme="minorHAnsi" w:hAnsiTheme="minorHAnsi" w:cstheme="minorHAnsi"/>
              <w:rPrChange w:id="8" w:author="Alejandro  Gonzalez" w:date="2026-03-30T10:43:00Z" w16du:dateUtc="2026-03-30T09:43:00Z">
                <w:rPr>
                  <w:rFonts w:ascii="OpenDyslexic" w:hAnsi="OpenDyslexic"/>
                </w:rPr>
              </w:rPrChange>
            </w:rPr>
            <w:fldChar w:fldCharType="begin"/>
          </w:r>
          <w:r w:rsidR="00934A44" w:rsidRPr="00AD5C02">
            <w:rPr>
              <w:rFonts w:asciiTheme="minorHAnsi" w:hAnsiTheme="minorHAnsi" w:cstheme="minorHAnsi"/>
              <w:rPrChange w:id="9" w:author="Alejandro  Gonzalez" w:date="2026-03-30T10:43:00Z" w16du:dateUtc="2026-03-30T09:43:00Z">
                <w:rPr>
                  <w:rFonts w:ascii="OpenDyslexic" w:hAnsi="OpenDyslexic"/>
                </w:rPr>
              </w:rPrChange>
            </w:rPr>
            <w:instrText xml:space="preserve"> CITATION Gee24 \l 2057 </w:instrText>
          </w:r>
          <w:r w:rsidR="00934A44" w:rsidRPr="00AD5C02">
            <w:rPr>
              <w:rFonts w:asciiTheme="minorHAnsi" w:hAnsiTheme="minorHAnsi" w:cstheme="minorHAnsi"/>
              <w:rPrChange w:id="10" w:author="Alejandro  Gonzalez" w:date="2026-03-30T10:43:00Z" w16du:dateUtc="2026-03-30T09:43:00Z">
                <w:rPr>
                  <w:rFonts w:ascii="OpenDyslexic" w:hAnsi="OpenDyslexic"/>
                </w:rPr>
              </w:rPrChange>
            </w:rPr>
            <w:fldChar w:fldCharType="separate"/>
          </w:r>
          <w:r w:rsidR="00964B0A" w:rsidRPr="00AD5C02">
            <w:rPr>
              <w:rFonts w:asciiTheme="minorHAnsi" w:hAnsiTheme="minorHAnsi" w:cstheme="minorHAnsi"/>
            </w:rPr>
            <w:t xml:space="preserve"> (GeeksforGeeks, 2024)</w:t>
          </w:r>
          <w:r w:rsidR="00934A44" w:rsidRPr="00AD5C02">
            <w:rPr>
              <w:rFonts w:asciiTheme="minorHAnsi" w:hAnsiTheme="minorHAnsi" w:cstheme="minorHAnsi"/>
              <w:rPrChange w:id="11" w:author="Alejandro  Gonzalez" w:date="2026-03-30T10:43:00Z" w16du:dateUtc="2026-03-30T09:43:00Z">
                <w:rPr>
                  <w:rFonts w:ascii="OpenDyslexic" w:hAnsi="OpenDyslexic"/>
                </w:rPr>
              </w:rPrChange>
            </w:rPr>
            <w:fldChar w:fldCharType="end"/>
          </w:r>
        </w:sdtContent>
      </w:sdt>
      <w:r w:rsidR="004C6623" w:rsidRPr="001936F9">
        <w:rPr>
          <w:rFonts w:asciiTheme="minorHAnsi" w:hAnsiTheme="minorHAnsi" w:cstheme="minorHAnsi"/>
        </w:rPr>
        <w:t xml:space="preserve">. The difference between the two many-to-many is </w:t>
      </w:r>
      <w:r w:rsidR="00F555CE" w:rsidRPr="001936F9">
        <w:rPr>
          <w:rFonts w:asciiTheme="minorHAnsi" w:hAnsiTheme="minorHAnsi" w:cstheme="minorHAnsi"/>
        </w:rPr>
        <w:t>whether</w:t>
      </w:r>
      <w:r w:rsidR="00CB6FE2" w:rsidRPr="001936F9">
        <w:rPr>
          <w:rFonts w:asciiTheme="minorHAnsi" w:hAnsiTheme="minorHAnsi" w:cstheme="minorHAnsi"/>
        </w:rPr>
        <w:t xml:space="preserve"> the input and outpu</w:t>
      </w:r>
      <w:r w:rsidR="007B10C8" w:rsidRPr="001936F9">
        <w:rPr>
          <w:rFonts w:asciiTheme="minorHAnsi" w:hAnsiTheme="minorHAnsi" w:cstheme="minorHAnsi"/>
        </w:rPr>
        <w:t>t</w:t>
      </w:r>
      <w:r w:rsidR="00CB6FE2" w:rsidRPr="001936F9">
        <w:rPr>
          <w:rFonts w:asciiTheme="minorHAnsi" w:hAnsiTheme="minorHAnsi" w:cstheme="minorHAnsi"/>
        </w:rPr>
        <w:t xml:space="preserve"> </w:t>
      </w:r>
      <w:r w:rsidR="00F555CE" w:rsidRPr="001936F9">
        <w:rPr>
          <w:rFonts w:asciiTheme="minorHAnsi" w:hAnsiTheme="minorHAnsi" w:cstheme="minorHAnsi"/>
        </w:rPr>
        <w:t>are</w:t>
      </w:r>
      <w:r w:rsidR="00CB6FE2" w:rsidRPr="001936F9">
        <w:rPr>
          <w:rFonts w:asciiTheme="minorHAnsi" w:hAnsiTheme="minorHAnsi" w:cstheme="minorHAnsi"/>
        </w:rPr>
        <w:t xml:space="preserve"> the same length</w:t>
      </w:r>
      <w:r w:rsidR="008B577F" w:rsidRPr="001936F9">
        <w:rPr>
          <w:rFonts w:asciiTheme="minorHAnsi" w:hAnsiTheme="minorHAnsi" w:cstheme="minorHAnsi"/>
        </w:rPr>
        <w:t xml:space="preserve">, and whether they </w:t>
      </w:r>
      <w:r w:rsidR="00CB6FE2" w:rsidRPr="001936F9">
        <w:rPr>
          <w:rFonts w:asciiTheme="minorHAnsi" w:hAnsiTheme="minorHAnsi" w:cstheme="minorHAnsi"/>
        </w:rPr>
        <w:t xml:space="preserve">are used in different applications. </w:t>
      </w:r>
      <w:r w:rsidR="003158FF" w:rsidRPr="001936F9">
        <w:rPr>
          <w:rFonts w:asciiTheme="minorHAnsi" w:hAnsiTheme="minorHAnsi" w:cstheme="minorHAnsi"/>
        </w:rPr>
        <w:t>The first one has multiple inputs and outputs</w:t>
      </w:r>
      <w:r w:rsidR="00F555CE" w:rsidRPr="001936F9">
        <w:rPr>
          <w:rFonts w:asciiTheme="minorHAnsi" w:hAnsiTheme="minorHAnsi" w:cstheme="minorHAnsi"/>
        </w:rPr>
        <w:t>,</w:t>
      </w:r>
      <w:r w:rsidR="003158FF" w:rsidRPr="001936F9">
        <w:rPr>
          <w:rFonts w:asciiTheme="minorHAnsi" w:hAnsiTheme="minorHAnsi" w:cstheme="minorHAnsi"/>
        </w:rPr>
        <w:t xml:space="preserve"> but they are the same amount</w:t>
      </w:r>
      <w:r w:rsidR="00F555CE" w:rsidRPr="001936F9">
        <w:rPr>
          <w:rFonts w:asciiTheme="minorHAnsi" w:hAnsiTheme="minorHAnsi" w:cstheme="minorHAnsi"/>
        </w:rPr>
        <w:t>,</w:t>
      </w:r>
      <w:r w:rsidR="003158FF" w:rsidRPr="001936F9">
        <w:rPr>
          <w:rFonts w:asciiTheme="minorHAnsi" w:hAnsiTheme="minorHAnsi" w:cstheme="minorHAnsi"/>
        </w:rPr>
        <w:t xml:space="preserve"> while the second type of many-to-many has multiple inputs and outputs</w:t>
      </w:r>
      <w:r w:rsidR="00F555CE" w:rsidRPr="001936F9">
        <w:rPr>
          <w:rFonts w:asciiTheme="minorHAnsi" w:hAnsiTheme="minorHAnsi" w:cstheme="minorHAnsi"/>
        </w:rPr>
        <w:t>,</w:t>
      </w:r>
      <w:r w:rsidR="003158FF" w:rsidRPr="001936F9">
        <w:rPr>
          <w:rFonts w:asciiTheme="minorHAnsi" w:hAnsiTheme="minorHAnsi" w:cstheme="minorHAnsi"/>
        </w:rPr>
        <w:t xml:space="preserve"> but they are unequal.</w:t>
      </w:r>
      <w:r w:rsidR="00014E68" w:rsidRPr="001936F9">
        <w:rPr>
          <w:rFonts w:asciiTheme="minorHAnsi" w:hAnsiTheme="minorHAnsi" w:cstheme="minorHAnsi"/>
        </w:rPr>
        <w:t xml:space="preserve"> Advantages of </w:t>
      </w:r>
      <w:r w:rsidR="00F555CE" w:rsidRPr="001936F9">
        <w:rPr>
          <w:rFonts w:asciiTheme="minorHAnsi" w:hAnsiTheme="minorHAnsi" w:cstheme="minorHAnsi"/>
        </w:rPr>
        <w:t>RNNs</w:t>
      </w:r>
      <w:r w:rsidR="00014E68" w:rsidRPr="001936F9">
        <w:rPr>
          <w:rFonts w:asciiTheme="minorHAnsi" w:hAnsiTheme="minorHAnsi" w:cstheme="minorHAnsi"/>
        </w:rPr>
        <w:t xml:space="preserve"> in general are </w:t>
      </w:r>
      <w:r w:rsidR="00F555CE" w:rsidRPr="001936F9">
        <w:rPr>
          <w:rFonts w:asciiTheme="minorHAnsi" w:hAnsiTheme="minorHAnsi" w:cstheme="minorHAnsi"/>
        </w:rPr>
        <w:t xml:space="preserve">that the </w:t>
      </w:r>
      <w:r w:rsidR="009C6690" w:rsidRPr="001936F9">
        <w:rPr>
          <w:rFonts w:asciiTheme="minorHAnsi" w:hAnsiTheme="minorHAnsi" w:cstheme="minorHAnsi"/>
        </w:rPr>
        <w:t xml:space="preserve">model size </w:t>
      </w:r>
      <w:r w:rsidR="00F555CE" w:rsidRPr="001936F9">
        <w:rPr>
          <w:rFonts w:asciiTheme="minorHAnsi" w:hAnsiTheme="minorHAnsi" w:cstheme="minorHAnsi"/>
        </w:rPr>
        <w:t xml:space="preserve">does </w:t>
      </w:r>
      <w:r w:rsidR="009C6690" w:rsidRPr="001936F9">
        <w:rPr>
          <w:rFonts w:asciiTheme="minorHAnsi" w:hAnsiTheme="minorHAnsi" w:cstheme="minorHAnsi"/>
        </w:rPr>
        <w:t xml:space="preserve">not </w:t>
      </w:r>
      <w:r w:rsidR="00F555CE" w:rsidRPr="001936F9">
        <w:rPr>
          <w:rFonts w:asciiTheme="minorHAnsi" w:hAnsiTheme="minorHAnsi" w:cstheme="minorHAnsi"/>
        </w:rPr>
        <w:t xml:space="preserve">increase </w:t>
      </w:r>
      <w:r w:rsidR="009C6690" w:rsidRPr="001936F9">
        <w:rPr>
          <w:rFonts w:asciiTheme="minorHAnsi" w:hAnsiTheme="minorHAnsi" w:cstheme="minorHAnsi"/>
        </w:rPr>
        <w:t>with input size</w:t>
      </w:r>
      <w:r w:rsidR="00F555CE" w:rsidRPr="001936F9">
        <w:rPr>
          <w:rFonts w:asciiTheme="minorHAnsi" w:hAnsiTheme="minorHAnsi" w:cstheme="minorHAnsi"/>
        </w:rPr>
        <w:t>,</w:t>
      </w:r>
      <w:r w:rsidR="009C6690" w:rsidRPr="001936F9">
        <w:rPr>
          <w:rFonts w:asciiTheme="minorHAnsi" w:hAnsiTheme="minorHAnsi" w:cstheme="minorHAnsi"/>
        </w:rPr>
        <w:t xml:space="preserve"> and weights are not shared across time. Some general disadvantages of RNN’s are</w:t>
      </w:r>
      <w:r w:rsidR="00F6654D" w:rsidRPr="001936F9">
        <w:rPr>
          <w:rFonts w:asciiTheme="minorHAnsi" w:hAnsiTheme="minorHAnsi" w:cstheme="minorHAnsi"/>
        </w:rPr>
        <w:t xml:space="preserve"> that they are computationally</w:t>
      </w:r>
      <w:r w:rsidR="00F303FD" w:rsidRPr="001936F9">
        <w:rPr>
          <w:rFonts w:asciiTheme="minorHAnsi" w:hAnsiTheme="minorHAnsi" w:cstheme="minorHAnsi"/>
        </w:rPr>
        <w:t xml:space="preserve"> complex. There are also issues with exploding </w:t>
      </w:r>
      <w:r w:rsidR="00F555CE" w:rsidRPr="001936F9">
        <w:rPr>
          <w:rFonts w:asciiTheme="minorHAnsi" w:hAnsiTheme="minorHAnsi" w:cstheme="minorHAnsi"/>
        </w:rPr>
        <w:t>gradients,</w:t>
      </w:r>
      <w:r w:rsidR="00F303FD" w:rsidRPr="001936F9">
        <w:rPr>
          <w:rFonts w:asciiTheme="minorHAnsi" w:hAnsiTheme="minorHAnsi" w:cstheme="minorHAnsi"/>
        </w:rPr>
        <w:t xml:space="preserve"> which </w:t>
      </w:r>
      <w:r w:rsidR="00F555CE" w:rsidRPr="001936F9">
        <w:rPr>
          <w:rFonts w:asciiTheme="minorHAnsi" w:hAnsiTheme="minorHAnsi" w:cstheme="minorHAnsi"/>
        </w:rPr>
        <w:t>are</w:t>
      </w:r>
      <w:r w:rsidR="00F303FD" w:rsidRPr="001936F9">
        <w:rPr>
          <w:rFonts w:asciiTheme="minorHAnsi" w:hAnsiTheme="minorHAnsi" w:cstheme="minorHAnsi"/>
        </w:rPr>
        <w:t xml:space="preserve"> </w:t>
      </w:r>
      <w:r w:rsidR="00532930" w:rsidRPr="001936F9">
        <w:rPr>
          <w:rFonts w:asciiTheme="minorHAnsi" w:hAnsiTheme="minorHAnsi" w:cstheme="minorHAnsi"/>
        </w:rPr>
        <w:t xml:space="preserve">due to the difficulty </w:t>
      </w:r>
      <w:r w:rsidR="00F555CE" w:rsidRPr="001936F9">
        <w:rPr>
          <w:rFonts w:asciiTheme="minorHAnsi" w:hAnsiTheme="minorHAnsi" w:cstheme="minorHAnsi"/>
        </w:rPr>
        <w:t>in</w:t>
      </w:r>
      <w:r w:rsidR="00532930" w:rsidRPr="001936F9">
        <w:rPr>
          <w:rFonts w:asciiTheme="minorHAnsi" w:hAnsiTheme="minorHAnsi" w:cstheme="minorHAnsi"/>
        </w:rPr>
        <w:t xml:space="preserve"> capturing long</w:t>
      </w:r>
      <w:r w:rsidR="00F555CE" w:rsidRPr="001936F9">
        <w:rPr>
          <w:rFonts w:asciiTheme="minorHAnsi" w:hAnsiTheme="minorHAnsi" w:cstheme="minorHAnsi"/>
        </w:rPr>
        <w:t>-</w:t>
      </w:r>
      <w:r w:rsidR="00532930" w:rsidRPr="001936F9">
        <w:rPr>
          <w:rFonts w:asciiTheme="minorHAnsi" w:hAnsiTheme="minorHAnsi" w:cstheme="minorHAnsi"/>
        </w:rPr>
        <w:t>term dependencies</w:t>
      </w:r>
      <w:r w:rsidR="00080D65" w:rsidRPr="001936F9">
        <w:rPr>
          <w:rFonts w:asciiTheme="minorHAnsi" w:hAnsiTheme="minorHAnsi" w:cstheme="minorHAnsi"/>
        </w:rPr>
        <w:t xml:space="preserve"> because of </w:t>
      </w:r>
      <w:r w:rsidR="00F555CE" w:rsidRPr="001936F9">
        <w:rPr>
          <w:rFonts w:asciiTheme="minorHAnsi" w:hAnsiTheme="minorHAnsi" w:cstheme="minorHAnsi"/>
        </w:rPr>
        <w:t>gradients</w:t>
      </w:r>
      <w:r w:rsidR="00080D65" w:rsidRPr="001936F9">
        <w:rPr>
          <w:rFonts w:asciiTheme="minorHAnsi" w:hAnsiTheme="minorHAnsi" w:cstheme="minorHAnsi"/>
        </w:rPr>
        <w:t xml:space="preserve"> that can exponentially </w:t>
      </w:r>
      <w:r w:rsidR="00F555CE" w:rsidRPr="001936F9">
        <w:rPr>
          <w:rFonts w:asciiTheme="minorHAnsi" w:hAnsiTheme="minorHAnsi" w:cstheme="minorHAnsi"/>
        </w:rPr>
        <w:t>decrease</w:t>
      </w:r>
      <w:r w:rsidR="00080D65" w:rsidRPr="001936F9">
        <w:rPr>
          <w:rFonts w:asciiTheme="minorHAnsi" w:hAnsiTheme="minorHAnsi" w:cstheme="minorHAnsi"/>
        </w:rPr>
        <w:t xml:space="preserve"> or </w:t>
      </w:r>
      <w:r w:rsidR="00F555CE" w:rsidRPr="001936F9">
        <w:rPr>
          <w:rFonts w:asciiTheme="minorHAnsi" w:hAnsiTheme="minorHAnsi" w:cstheme="minorHAnsi"/>
        </w:rPr>
        <w:t>increase</w:t>
      </w:r>
      <w:r w:rsidR="003A53A5" w:rsidRPr="001936F9">
        <w:rPr>
          <w:rFonts w:asciiTheme="minorHAnsi" w:hAnsiTheme="minorHAnsi" w:cstheme="minorHAnsi"/>
        </w:rPr>
        <w:t xml:space="preserve"> with the number of layers</w:t>
      </w:r>
      <w:r w:rsidR="00E467B4" w:rsidRPr="001936F9">
        <w:rPr>
          <w:rFonts w:asciiTheme="minorHAnsi" w:hAnsiTheme="minorHAnsi" w:cstheme="minorHAnsi"/>
        </w:rPr>
        <w:t xml:space="preserve">. This </w:t>
      </w:r>
      <w:r w:rsidR="00402945" w:rsidRPr="001936F9">
        <w:rPr>
          <w:rFonts w:asciiTheme="minorHAnsi" w:hAnsiTheme="minorHAnsi" w:cstheme="minorHAnsi"/>
        </w:rPr>
        <w:t xml:space="preserve">issue </w:t>
      </w:r>
      <w:r w:rsidR="00E467B4" w:rsidRPr="001936F9">
        <w:rPr>
          <w:rFonts w:asciiTheme="minorHAnsi" w:hAnsiTheme="minorHAnsi" w:cstheme="minorHAnsi"/>
        </w:rPr>
        <w:t xml:space="preserve">is </w:t>
      </w:r>
      <w:r w:rsidR="00402945" w:rsidRPr="001936F9">
        <w:rPr>
          <w:rFonts w:asciiTheme="minorHAnsi" w:hAnsiTheme="minorHAnsi" w:cstheme="minorHAnsi"/>
        </w:rPr>
        <w:t>re</w:t>
      </w:r>
      <w:r w:rsidR="00E467B4" w:rsidRPr="001936F9">
        <w:rPr>
          <w:rFonts w:asciiTheme="minorHAnsi" w:hAnsiTheme="minorHAnsi" w:cstheme="minorHAnsi"/>
        </w:rPr>
        <w:t xml:space="preserve">solved with the use of </w:t>
      </w:r>
      <w:r w:rsidR="00F555CE" w:rsidRPr="001936F9">
        <w:rPr>
          <w:rFonts w:asciiTheme="minorHAnsi" w:hAnsiTheme="minorHAnsi" w:cstheme="minorHAnsi"/>
        </w:rPr>
        <w:t xml:space="preserve">the </w:t>
      </w:r>
      <w:r w:rsidR="00E467B4" w:rsidRPr="001936F9">
        <w:rPr>
          <w:rFonts w:asciiTheme="minorHAnsi" w:hAnsiTheme="minorHAnsi" w:cstheme="minorHAnsi"/>
        </w:rPr>
        <w:t>Gated Recur</w:t>
      </w:r>
      <w:r w:rsidR="000F69CC" w:rsidRPr="001936F9">
        <w:rPr>
          <w:rFonts w:asciiTheme="minorHAnsi" w:hAnsiTheme="minorHAnsi" w:cstheme="minorHAnsi"/>
        </w:rPr>
        <w:t>re</w:t>
      </w:r>
      <w:r w:rsidR="00E467B4" w:rsidRPr="001936F9">
        <w:rPr>
          <w:rFonts w:asciiTheme="minorHAnsi" w:hAnsiTheme="minorHAnsi" w:cstheme="minorHAnsi"/>
        </w:rPr>
        <w:t xml:space="preserve">nt Unit (GRU) and </w:t>
      </w:r>
      <w:r w:rsidR="00F555CE" w:rsidRPr="001936F9">
        <w:rPr>
          <w:rFonts w:asciiTheme="minorHAnsi" w:hAnsiTheme="minorHAnsi" w:cstheme="minorHAnsi"/>
        </w:rPr>
        <w:t xml:space="preserve">the </w:t>
      </w:r>
      <w:r w:rsidR="00E467B4" w:rsidRPr="001936F9">
        <w:rPr>
          <w:rFonts w:asciiTheme="minorHAnsi" w:hAnsiTheme="minorHAnsi" w:cstheme="minorHAnsi"/>
        </w:rPr>
        <w:t>Long Short-term Memory Unit (LSTM)</w:t>
      </w:r>
      <w:r w:rsidR="000F69CC" w:rsidRPr="001936F9">
        <w:rPr>
          <w:rFonts w:asciiTheme="minorHAnsi" w:hAnsiTheme="minorHAnsi" w:cstheme="minorHAnsi"/>
        </w:rPr>
        <w:t>.</w:t>
      </w:r>
      <w:r w:rsidR="003F5AB9" w:rsidRPr="001936F9">
        <w:rPr>
          <w:rFonts w:asciiTheme="minorHAnsi" w:hAnsiTheme="minorHAnsi" w:cstheme="minorHAnsi"/>
        </w:rPr>
        <w:t xml:space="preserve"> </w:t>
      </w:r>
      <w:r w:rsidR="008F05A9" w:rsidRPr="001936F9">
        <w:rPr>
          <w:rFonts w:asciiTheme="minorHAnsi" w:hAnsiTheme="minorHAnsi" w:cstheme="minorHAnsi"/>
        </w:rPr>
        <w:t xml:space="preserve">LSTMs </w:t>
      </w:r>
      <w:r w:rsidR="00F555CE" w:rsidRPr="001936F9">
        <w:rPr>
          <w:rFonts w:asciiTheme="minorHAnsi" w:hAnsiTheme="minorHAnsi" w:cstheme="minorHAnsi"/>
        </w:rPr>
        <w:t>use</w:t>
      </w:r>
      <w:r w:rsidR="003006A1" w:rsidRPr="001936F9">
        <w:rPr>
          <w:rFonts w:asciiTheme="minorHAnsi" w:hAnsiTheme="minorHAnsi" w:cstheme="minorHAnsi"/>
        </w:rPr>
        <w:t xml:space="preserve"> memory cells that keep information over time.</w:t>
      </w:r>
      <w:sdt>
        <w:sdtPr>
          <w:rPr>
            <w:rFonts w:asciiTheme="minorHAnsi" w:hAnsiTheme="minorHAnsi" w:cstheme="minorHAnsi"/>
          </w:rPr>
          <w:id w:val="-457191070"/>
          <w:citation/>
        </w:sdtPr>
        <w:sdtEndPr/>
        <w:sdtContent>
          <w:r w:rsidR="003F5AB9" w:rsidRPr="001936F9">
            <w:rPr>
              <w:rFonts w:asciiTheme="minorHAnsi" w:hAnsiTheme="minorHAnsi" w:cstheme="minorHAnsi"/>
            </w:rPr>
            <w:fldChar w:fldCharType="begin"/>
          </w:r>
          <w:r w:rsidR="003F5AB9" w:rsidRPr="001936F9">
            <w:rPr>
              <w:rFonts w:asciiTheme="minorHAnsi" w:hAnsiTheme="minorHAnsi" w:cstheme="minorHAnsi"/>
            </w:rPr>
            <w:instrText xml:space="preserve"> CITATION Gee25 \l 2057 </w:instrText>
          </w:r>
          <w:r w:rsidR="003F5AB9" w:rsidRPr="001936F9">
            <w:rPr>
              <w:rFonts w:asciiTheme="minorHAnsi" w:hAnsiTheme="minorHAnsi" w:cstheme="minorHAnsi"/>
            </w:rPr>
            <w:fldChar w:fldCharType="separate"/>
          </w:r>
          <w:r w:rsidR="00964B0A" w:rsidRPr="001936F9">
            <w:rPr>
              <w:rFonts w:asciiTheme="minorHAnsi" w:hAnsiTheme="minorHAnsi" w:cstheme="minorHAnsi"/>
            </w:rPr>
            <w:t xml:space="preserve"> (GeeksforGeeks, 2025)</w:t>
          </w:r>
          <w:r w:rsidR="003F5AB9" w:rsidRPr="001936F9">
            <w:rPr>
              <w:rFonts w:asciiTheme="minorHAnsi" w:hAnsiTheme="minorHAnsi" w:cstheme="minorHAnsi"/>
            </w:rPr>
            <w:fldChar w:fldCharType="end"/>
          </w:r>
        </w:sdtContent>
      </w:sdt>
      <w:r w:rsidR="003006A1" w:rsidRPr="001936F9">
        <w:rPr>
          <w:rFonts w:asciiTheme="minorHAnsi" w:hAnsiTheme="minorHAnsi" w:cstheme="minorHAnsi"/>
        </w:rPr>
        <w:t xml:space="preserve"> It uses special gates to control the information</w:t>
      </w:r>
      <w:r w:rsidR="00B0240C" w:rsidRPr="001936F9">
        <w:rPr>
          <w:rFonts w:asciiTheme="minorHAnsi" w:hAnsiTheme="minorHAnsi" w:cstheme="minorHAnsi"/>
        </w:rPr>
        <w:t>. The</w:t>
      </w:r>
      <w:r w:rsidR="003006A1" w:rsidRPr="001936F9">
        <w:rPr>
          <w:rFonts w:asciiTheme="minorHAnsi" w:hAnsiTheme="minorHAnsi" w:cstheme="minorHAnsi"/>
        </w:rPr>
        <w:t xml:space="preserve"> input gate </w:t>
      </w:r>
      <w:r w:rsidR="00402945" w:rsidRPr="001936F9">
        <w:rPr>
          <w:rFonts w:asciiTheme="minorHAnsi" w:hAnsiTheme="minorHAnsi" w:cstheme="minorHAnsi"/>
        </w:rPr>
        <w:t xml:space="preserve">controls the </w:t>
      </w:r>
      <w:r w:rsidR="003006A1" w:rsidRPr="001936F9">
        <w:rPr>
          <w:rFonts w:asciiTheme="minorHAnsi" w:hAnsiTheme="minorHAnsi" w:cstheme="minorHAnsi"/>
        </w:rPr>
        <w:t xml:space="preserve">new information to store, then a </w:t>
      </w:r>
      <w:r w:rsidR="00B0240C" w:rsidRPr="001936F9">
        <w:rPr>
          <w:rFonts w:asciiTheme="minorHAnsi" w:hAnsiTheme="minorHAnsi" w:cstheme="minorHAnsi"/>
        </w:rPr>
        <w:t>forget gate chooses</w:t>
      </w:r>
      <w:r w:rsidR="003006A1" w:rsidRPr="001936F9">
        <w:rPr>
          <w:rFonts w:asciiTheme="minorHAnsi" w:hAnsiTheme="minorHAnsi" w:cstheme="minorHAnsi"/>
        </w:rPr>
        <w:t xml:space="preserve"> </w:t>
      </w:r>
      <w:r w:rsidR="00402945" w:rsidRPr="001936F9">
        <w:rPr>
          <w:rFonts w:asciiTheme="minorHAnsi" w:hAnsiTheme="minorHAnsi" w:cstheme="minorHAnsi"/>
        </w:rPr>
        <w:t>the</w:t>
      </w:r>
      <w:r w:rsidR="003006A1" w:rsidRPr="001936F9">
        <w:rPr>
          <w:rFonts w:asciiTheme="minorHAnsi" w:hAnsiTheme="minorHAnsi" w:cstheme="minorHAnsi"/>
        </w:rPr>
        <w:t xml:space="preserve"> information</w:t>
      </w:r>
      <w:r w:rsidR="00402945" w:rsidRPr="001936F9">
        <w:rPr>
          <w:rFonts w:asciiTheme="minorHAnsi" w:hAnsiTheme="minorHAnsi" w:cstheme="minorHAnsi"/>
        </w:rPr>
        <w:t xml:space="preserve"> that</w:t>
      </w:r>
      <w:r w:rsidR="003006A1" w:rsidRPr="001936F9">
        <w:rPr>
          <w:rFonts w:asciiTheme="minorHAnsi" w:hAnsiTheme="minorHAnsi" w:cstheme="minorHAnsi"/>
        </w:rPr>
        <w:t xml:space="preserve"> isn’t </w:t>
      </w:r>
      <w:r w:rsidR="003E71EC" w:rsidRPr="001936F9">
        <w:rPr>
          <w:rFonts w:asciiTheme="minorHAnsi" w:hAnsiTheme="minorHAnsi" w:cstheme="minorHAnsi"/>
        </w:rPr>
        <w:t>crucial</w:t>
      </w:r>
      <w:r w:rsidR="003006A1" w:rsidRPr="001936F9">
        <w:rPr>
          <w:rFonts w:asciiTheme="minorHAnsi" w:hAnsiTheme="minorHAnsi" w:cstheme="minorHAnsi"/>
        </w:rPr>
        <w:t xml:space="preserve"> </w:t>
      </w:r>
      <w:r w:rsidR="003E71EC" w:rsidRPr="001936F9">
        <w:rPr>
          <w:rFonts w:asciiTheme="minorHAnsi" w:hAnsiTheme="minorHAnsi" w:cstheme="minorHAnsi"/>
        </w:rPr>
        <w:t>to the RNN and removes it</w:t>
      </w:r>
      <w:r w:rsidR="00F555CE" w:rsidRPr="001936F9">
        <w:rPr>
          <w:rFonts w:asciiTheme="minorHAnsi" w:hAnsiTheme="minorHAnsi" w:cstheme="minorHAnsi"/>
        </w:rPr>
        <w:t>,</w:t>
      </w:r>
      <w:r w:rsidR="003006A1" w:rsidRPr="001936F9">
        <w:rPr>
          <w:rFonts w:asciiTheme="minorHAnsi" w:hAnsiTheme="minorHAnsi" w:cstheme="minorHAnsi"/>
        </w:rPr>
        <w:t xml:space="preserve"> and finally an output gate </w:t>
      </w:r>
      <w:r w:rsidR="00763CB6" w:rsidRPr="001936F9">
        <w:rPr>
          <w:rFonts w:asciiTheme="minorHAnsi" w:hAnsiTheme="minorHAnsi" w:cstheme="minorHAnsi"/>
        </w:rPr>
        <w:t xml:space="preserve">decides </w:t>
      </w:r>
      <w:r w:rsidR="003006A1" w:rsidRPr="001936F9">
        <w:rPr>
          <w:rFonts w:asciiTheme="minorHAnsi" w:hAnsiTheme="minorHAnsi" w:cstheme="minorHAnsi"/>
        </w:rPr>
        <w:t>what information to pass on.</w:t>
      </w:r>
      <w:r w:rsidR="00455962" w:rsidRPr="001936F9">
        <w:rPr>
          <w:rFonts w:asciiTheme="minorHAnsi" w:hAnsiTheme="minorHAnsi" w:cstheme="minorHAnsi"/>
        </w:rPr>
        <w:t xml:space="preserve"> This system </w:t>
      </w:r>
      <w:r w:rsidR="00763CB6" w:rsidRPr="001936F9">
        <w:rPr>
          <w:rFonts w:asciiTheme="minorHAnsi" w:hAnsiTheme="minorHAnsi" w:cstheme="minorHAnsi"/>
        </w:rPr>
        <w:t>allows</w:t>
      </w:r>
      <w:r w:rsidR="00455962" w:rsidRPr="001936F9">
        <w:rPr>
          <w:rFonts w:asciiTheme="minorHAnsi" w:hAnsiTheme="minorHAnsi" w:cstheme="minorHAnsi"/>
        </w:rPr>
        <w:t xml:space="preserve"> it to remember information selectively</w:t>
      </w:r>
      <w:r w:rsidR="00F555CE" w:rsidRPr="001936F9">
        <w:rPr>
          <w:rFonts w:asciiTheme="minorHAnsi" w:hAnsiTheme="minorHAnsi" w:cstheme="minorHAnsi"/>
        </w:rPr>
        <w:t>,</w:t>
      </w:r>
      <w:r w:rsidR="00455962" w:rsidRPr="001936F9">
        <w:rPr>
          <w:rFonts w:asciiTheme="minorHAnsi" w:hAnsiTheme="minorHAnsi" w:cstheme="minorHAnsi"/>
        </w:rPr>
        <w:t xml:space="preserve"> </w:t>
      </w:r>
      <w:r w:rsidR="008E0A88" w:rsidRPr="001936F9">
        <w:rPr>
          <w:rFonts w:asciiTheme="minorHAnsi" w:hAnsiTheme="minorHAnsi" w:cstheme="minorHAnsi"/>
        </w:rPr>
        <w:t>which makes it</w:t>
      </w:r>
      <w:r w:rsidR="003E71EC" w:rsidRPr="001936F9">
        <w:rPr>
          <w:rFonts w:asciiTheme="minorHAnsi" w:hAnsiTheme="minorHAnsi" w:cstheme="minorHAnsi"/>
        </w:rPr>
        <w:t xml:space="preserve"> more </w:t>
      </w:r>
      <w:r w:rsidR="00763CB6" w:rsidRPr="001936F9">
        <w:rPr>
          <w:rFonts w:asciiTheme="minorHAnsi" w:hAnsiTheme="minorHAnsi" w:cstheme="minorHAnsi"/>
        </w:rPr>
        <w:t>effective</w:t>
      </w:r>
      <w:r w:rsidR="008E0A88" w:rsidRPr="001936F9">
        <w:rPr>
          <w:rFonts w:asciiTheme="minorHAnsi" w:hAnsiTheme="minorHAnsi" w:cstheme="minorHAnsi"/>
        </w:rPr>
        <w:t xml:space="preserve"> at learning long-term dependencies.</w:t>
      </w:r>
      <w:sdt>
        <w:sdtPr>
          <w:rPr>
            <w:rFonts w:asciiTheme="minorHAnsi" w:hAnsiTheme="minorHAnsi" w:cstheme="minorHAnsi"/>
          </w:rPr>
          <w:id w:val="-857267779"/>
          <w:citation/>
        </w:sdtPr>
        <w:sdtEndPr/>
        <w:sdtContent>
          <w:r w:rsidR="00934A44" w:rsidRPr="001936F9">
            <w:rPr>
              <w:rFonts w:asciiTheme="minorHAnsi" w:hAnsiTheme="minorHAnsi" w:cstheme="minorHAnsi"/>
            </w:rPr>
            <w:fldChar w:fldCharType="begin"/>
          </w:r>
          <w:r w:rsidR="00934A44" w:rsidRPr="001936F9">
            <w:rPr>
              <w:rFonts w:asciiTheme="minorHAnsi" w:hAnsiTheme="minorHAnsi" w:cstheme="minorHAnsi"/>
            </w:rPr>
            <w:instrText xml:space="preserve"> CITATION Gee25 \l 2057 </w:instrText>
          </w:r>
          <w:r w:rsidR="00934A44" w:rsidRPr="001936F9">
            <w:rPr>
              <w:rFonts w:asciiTheme="minorHAnsi" w:hAnsiTheme="minorHAnsi" w:cstheme="minorHAnsi"/>
            </w:rPr>
            <w:fldChar w:fldCharType="separate"/>
          </w:r>
          <w:r w:rsidR="00964B0A" w:rsidRPr="001936F9">
            <w:rPr>
              <w:rFonts w:asciiTheme="minorHAnsi" w:hAnsiTheme="minorHAnsi" w:cstheme="minorHAnsi"/>
            </w:rPr>
            <w:t xml:space="preserve"> (GeeksforGeeks, 2025)</w:t>
          </w:r>
          <w:r w:rsidR="00934A44" w:rsidRPr="001936F9">
            <w:rPr>
              <w:rFonts w:asciiTheme="minorHAnsi" w:hAnsiTheme="minorHAnsi" w:cstheme="minorHAnsi"/>
            </w:rPr>
            <w:fldChar w:fldCharType="end"/>
          </w:r>
        </w:sdtContent>
      </w:sdt>
      <w:r w:rsidR="00FF5A12" w:rsidRPr="001936F9">
        <w:rPr>
          <w:rFonts w:asciiTheme="minorHAnsi" w:hAnsiTheme="minorHAnsi" w:cstheme="minorHAnsi"/>
        </w:rPr>
        <w:t xml:space="preserve"> While it reduces the exploding gradient </w:t>
      </w:r>
      <w:r w:rsidR="00763CB6" w:rsidRPr="001936F9">
        <w:rPr>
          <w:rFonts w:asciiTheme="minorHAnsi" w:hAnsiTheme="minorHAnsi" w:cstheme="minorHAnsi"/>
        </w:rPr>
        <w:t>problem,</w:t>
      </w:r>
      <w:r w:rsidR="00FF5A12" w:rsidRPr="001936F9">
        <w:rPr>
          <w:rFonts w:asciiTheme="minorHAnsi" w:hAnsiTheme="minorHAnsi" w:cstheme="minorHAnsi"/>
        </w:rPr>
        <w:t xml:space="preserve"> they also </w:t>
      </w:r>
      <w:r w:rsidR="00256E37" w:rsidRPr="001936F9">
        <w:rPr>
          <w:rFonts w:asciiTheme="minorHAnsi" w:hAnsiTheme="minorHAnsi" w:cstheme="minorHAnsi"/>
        </w:rPr>
        <w:t>increase the computational complexity of the model when training</w:t>
      </w:r>
      <w:r w:rsidR="00F555CE" w:rsidRPr="001936F9">
        <w:rPr>
          <w:rFonts w:asciiTheme="minorHAnsi" w:hAnsiTheme="minorHAnsi" w:cstheme="minorHAnsi"/>
        </w:rPr>
        <w:t>,</w:t>
      </w:r>
      <w:r w:rsidR="00256E37" w:rsidRPr="001936F9">
        <w:rPr>
          <w:rFonts w:asciiTheme="minorHAnsi" w:hAnsiTheme="minorHAnsi" w:cstheme="minorHAnsi"/>
        </w:rPr>
        <w:t xml:space="preserve"> leading to more memory required and </w:t>
      </w:r>
      <w:r w:rsidR="00F555CE" w:rsidRPr="001936F9">
        <w:rPr>
          <w:rFonts w:asciiTheme="minorHAnsi" w:hAnsiTheme="minorHAnsi" w:cstheme="minorHAnsi"/>
        </w:rPr>
        <w:t xml:space="preserve">a </w:t>
      </w:r>
      <w:r w:rsidR="00256E37" w:rsidRPr="001936F9">
        <w:rPr>
          <w:rFonts w:asciiTheme="minorHAnsi" w:hAnsiTheme="minorHAnsi" w:cstheme="minorHAnsi"/>
        </w:rPr>
        <w:t xml:space="preserve">longer time needed to train the </w:t>
      </w:r>
      <w:r w:rsidR="00F555CE" w:rsidRPr="001936F9">
        <w:rPr>
          <w:rFonts w:asciiTheme="minorHAnsi" w:hAnsiTheme="minorHAnsi" w:cstheme="minorHAnsi"/>
        </w:rPr>
        <w:t>model</w:t>
      </w:r>
      <w:r w:rsidR="00256E37" w:rsidRPr="001936F9">
        <w:rPr>
          <w:rFonts w:asciiTheme="minorHAnsi" w:hAnsiTheme="minorHAnsi" w:cstheme="minorHAnsi"/>
        </w:rPr>
        <w:t xml:space="preserve">. </w:t>
      </w:r>
      <w:r w:rsidR="00B14FDC" w:rsidRPr="001936F9">
        <w:rPr>
          <w:rFonts w:asciiTheme="minorHAnsi" w:hAnsiTheme="minorHAnsi" w:cstheme="minorHAnsi"/>
        </w:rPr>
        <w:t>GRUs are simpler versions of LSTMs</w:t>
      </w:r>
      <w:r w:rsidR="00F555CE" w:rsidRPr="001936F9">
        <w:rPr>
          <w:rFonts w:asciiTheme="minorHAnsi" w:hAnsiTheme="minorHAnsi" w:cstheme="minorHAnsi"/>
        </w:rPr>
        <w:t>;</w:t>
      </w:r>
      <w:r w:rsidR="00B14FDC" w:rsidRPr="001936F9">
        <w:rPr>
          <w:rFonts w:asciiTheme="minorHAnsi" w:hAnsiTheme="minorHAnsi" w:cstheme="minorHAnsi"/>
        </w:rPr>
        <w:t xml:space="preserve"> they combine the input and forget </w:t>
      </w:r>
      <w:r w:rsidR="00F555CE" w:rsidRPr="001936F9">
        <w:rPr>
          <w:rFonts w:asciiTheme="minorHAnsi" w:hAnsiTheme="minorHAnsi" w:cstheme="minorHAnsi"/>
        </w:rPr>
        <w:t>gates into</w:t>
      </w:r>
      <w:r w:rsidR="00B14FDC" w:rsidRPr="001936F9">
        <w:rPr>
          <w:rFonts w:asciiTheme="minorHAnsi" w:hAnsiTheme="minorHAnsi" w:cstheme="minorHAnsi"/>
        </w:rPr>
        <w:t xml:space="preserve"> just an update gate</w:t>
      </w:r>
      <w:r w:rsidR="00F555CE" w:rsidRPr="001936F9">
        <w:rPr>
          <w:rFonts w:asciiTheme="minorHAnsi" w:hAnsiTheme="minorHAnsi" w:cstheme="minorHAnsi"/>
        </w:rPr>
        <w:t>,</w:t>
      </w:r>
      <w:r w:rsidR="00B14FDC" w:rsidRPr="001936F9">
        <w:rPr>
          <w:rFonts w:asciiTheme="minorHAnsi" w:hAnsiTheme="minorHAnsi" w:cstheme="minorHAnsi"/>
        </w:rPr>
        <w:t xml:space="preserve"> </w:t>
      </w:r>
      <w:r w:rsidR="00763CB6" w:rsidRPr="001936F9">
        <w:rPr>
          <w:rFonts w:asciiTheme="minorHAnsi" w:hAnsiTheme="minorHAnsi" w:cstheme="minorHAnsi"/>
        </w:rPr>
        <w:t>reducing</w:t>
      </w:r>
      <w:r w:rsidR="00B14FDC" w:rsidRPr="001936F9">
        <w:rPr>
          <w:rFonts w:asciiTheme="minorHAnsi" w:hAnsiTheme="minorHAnsi" w:cstheme="minorHAnsi"/>
        </w:rPr>
        <w:t xml:space="preserve"> the number of parameters and </w:t>
      </w:r>
      <w:r w:rsidR="00763CB6" w:rsidRPr="001936F9">
        <w:rPr>
          <w:rFonts w:asciiTheme="minorHAnsi" w:hAnsiTheme="minorHAnsi" w:cstheme="minorHAnsi"/>
        </w:rPr>
        <w:t>computational</w:t>
      </w:r>
      <w:r w:rsidR="00B14FDC" w:rsidRPr="001936F9">
        <w:rPr>
          <w:rFonts w:asciiTheme="minorHAnsi" w:hAnsiTheme="minorHAnsi" w:cstheme="minorHAnsi"/>
        </w:rPr>
        <w:t xml:space="preserve"> complexity of the model. </w:t>
      </w:r>
      <w:r w:rsidR="0009217B" w:rsidRPr="001936F9">
        <w:rPr>
          <w:rFonts w:asciiTheme="minorHAnsi" w:hAnsiTheme="minorHAnsi" w:cstheme="minorHAnsi"/>
        </w:rPr>
        <w:t xml:space="preserve">The update gate then decides how much of the information from the past outputs and inputs should be kept. The reset </w:t>
      </w:r>
      <w:r w:rsidR="003855E2" w:rsidRPr="001936F9">
        <w:rPr>
          <w:rFonts w:asciiTheme="minorHAnsi" w:hAnsiTheme="minorHAnsi" w:cstheme="minorHAnsi"/>
        </w:rPr>
        <w:t xml:space="preserve">gate (Output gate) </w:t>
      </w:r>
      <w:r w:rsidR="00763CB6" w:rsidRPr="001936F9">
        <w:rPr>
          <w:rFonts w:asciiTheme="minorHAnsi" w:hAnsiTheme="minorHAnsi" w:cstheme="minorHAnsi"/>
        </w:rPr>
        <w:t>decides</w:t>
      </w:r>
      <w:r w:rsidR="003855E2" w:rsidRPr="001936F9">
        <w:rPr>
          <w:rFonts w:asciiTheme="minorHAnsi" w:hAnsiTheme="minorHAnsi" w:cstheme="minorHAnsi"/>
        </w:rPr>
        <w:t xml:space="preserve"> how much past information should be forgotten.</w:t>
      </w:r>
      <w:r w:rsidR="00B14FDC" w:rsidRPr="001936F9">
        <w:rPr>
          <w:rFonts w:asciiTheme="minorHAnsi" w:hAnsiTheme="minorHAnsi" w:cstheme="minorHAnsi"/>
        </w:rPr>
        <w:t xml:space="preserve"> </w:t>
      </w:r>
      <w:r w:rsidR="00325F28" w:rsidRPr="001936F9">
        <w:rPr>
          <w:rFonts w:asciiTheme="minorHAnsi" w:hAnsiTheme="minorHAnsi" w:cstheme="minorHAnsi"/>
        </w:rPr>
        <w:t xml:space="preserve">This offers a balance between </w:t>
      </w:r>
      <w:r w:rsidR="00390AFB" w:rsidRPr="001936F9">
        <w:rPr>
          <w:rFonts w:asciiTheme="minorHAnsi" w:hAnsiTheme="minorHAnsi" w:cstheme="minorHAnsi"/>
        </w:rPr>
        <w:t>the model's performance and efficiency</w:t>
      </w:r>
      <w:r w:rsidR="00325F28" w:rsidRPr="001936F9">
        <w:rPr>
          <w:rFonts w:asciiTheme="minorHAnsi" w:hAnsiTheme="minorHAnsi" w:cstheme="minorHAnsi"/>
        </w:rPr>
        <w:t>.</w:t>
      </w:r>
      <w:r w:rsidR="00660969" w:rsidRPr="001936F9">
        <w:rPr>
          <w:rFonts w:asciiTheme="minorHAnsi" w:hAnsiTheme="minorHAnsi" w:cstheme="minorHAnsi"/>
        </w:rPr>
        <w:t xml:space="preserve"> While they are better than </w:t>
      </w:r>
      <w:r w:rsidR="31643859" w:rsidRPr="001936F9">
        <w:rPr>
          <w:rFonts w:asciiTheme="minorHAnsi" w:hAnsiTheme="minorHAnsi" w:cstheme="minorHAnsi"/>
        </w:rPr>
        <w:t>LSTM,</w:t>
      </w:r>
      <w:r w:rsidR="00660969" w:rsidRPr="001936F9">
        <w:rPr>
          <w:rFonts w:asciiTheme="minorHAnsi" w:hAnsiTheme="minorHAnsi" w:cstheme="minorHAnsi"/>
        </w:rPr>
        <w:t xml:space="preserve"> they struggle with processing sequential data</w:t>
      </w:r>
      <w:r w:rsidR="00F555CE" w:rsidRPr="001936F9">
        <w:rPr>
          <w:rFonts w:asciiTheme="minorHAnsi" w:hAnsiTheme="minorHAnsi" w:cstheme="minorHAnsi"/>
        </w:rPr>
        <w:t>,</w:t>
      </w:r>
      <w:r w:rsidR="00660969" w:rsidRPr="001936F9">
        <w:rPr>
          <w:rFonts w:asciiTheme="minorHAnsi" w:hAnsiTheme="minorHAnsi" w:cstheme="minorHAnsi"/>
        </w:rPr>
        <w:t xml:space="preserve"> meaning </w:t>
      </w:r>
      <w:r w:rsidR="00F555CE" w:rsidRPr="001936F9">
        <w:rPr>
          <w:rFonts w:asciiTheme="minorHAnsi" w:hAnsiTheme="minorHAnsi" w:cstheme="minorHAnsi"/>
        </w:rPr>
        <w:t>parallelisation</w:t>
      </w:r>
      <w:r w:rsidR="00660969" w:rsidRPr="001936F9">
        <w:rPr>
          <w:rFonts w:asciiTheme="minorHAnsi" w:hAnsiTheme="minorHAnsi" w:cstheme="minorHAnsi"/>
        </w:rPr>
        <w:t xml:space="preserve"> is limited</w:t>
      </w:r>
      <w:r w:rsidR="00F555CE" w:rsidRPr="001936F9">
        <w:rPr>
          <w:rFonts w:asciiTheme="minorHAnsi" w:hAnsiTheme="minorHAnsi" w:cstheme="minorHAnsi"/>
        </w:rPr>
        <w:t>,</w:t>
      </w:r>
      <w:r w:rsidR="00660969" w:rsidRPr="001936F9">
        <w:rPr>
          <w:rFonts w:asciiTheme="minorHAnsi" w:hAnsiTheme="minorHAnsi" w:cstheme="minorHAnsi"/>
        </w:rPr>
        <w:t xml:space="preserve"> and training is slowed with long sequences. While both </w:t>
      </w:r>
      <w:r w:rsidR="000D40E5" w:rsidRPr="001936F9">
        <w:rPr>
          <w:rFonts w:asciiTheme="minorHAnsi" w:hAnsiTheme="minorHAnsi" w:cstheme="minorHAnsi"/>
        </w:rPr>
        <w:t>LSTM and GRU have their limitations and disadvantages</w:t>
      </w:r>
      <w:r w:rsidR="00F555CE" w:rsidRPr="001936F9">
        <w:rPr>
          <w:rFonts w:asciiTheme="minorHAnsi" w:hAnsiTheme="minorHAnsi" w:cstheme="minorHAnsi"/>
        </w:rPr>
        <w:t>,</w:t>
      </w:r>
      <w:r w:rsidR="000D40E5" w:rsidRPr="001936F9">
        <w:rPr>
          <w:rFonts w:asciiTheme="minorHAnsi" w:hAnsiTheme="minorHAnsi" w:cstheme="minorHAnsi"/>
        </w:rPr>
        <w:t xml:space="preserve"> they still reduce the problem of exploding </w:t>
      </w:r>
      <w:r w:rsidR="00F555CE" w:rsidRPr="001936F9">
        <w:rPr>
          <w:rFonts w:asciiTheme="minorHAnsi" w:hAnsiTheme="minorHAnsi" w:cstheme="minorHAnsi"/>
        </w:rPr>
        <w:t>gradients</w:t>
      </w:r>
      <w:r w:rsidR="000D40E5" w:rsidRPr="001936F9">
        <w:rPr>
          <w:rFonts w:asciiTheme="minorHAnsi" w:hAnsiTheme="minorHAnsi" w:cstheme="minorHAnsi"/>
        </w:rPr>
        <w:t xml:space="preserve"> and are key </w:t>
      </w:r>
      <w:r w:rsidR="00390AFB" w:rsidRPr="001936F9">
        <w:rPr>
          <w:rFonts w:asciiTheme="minorHAnsi" w:hAnsiTheme="minorHAnsi" w:cstheme="minorHAnsi"/>
        </w:rPr>
        <w:t>to</w:t>
      </w:r>
      <w:r w:rsidR="000D40E5" w:rsidRPr="001936F9">
        <w:rPr>
          <w:rFonts w:asciiTheme="minorHAnsi" w:hAnsiTheme="minorHAnsi" w:cstheme="minorHAnsi"/>
        </w:rPr>
        <w:t xml:space="preserve"> </w:t>
      </w:r>
      <w:r w:rsidR="00F555CE" w:rsidRPr="001936F9">
        <w:rPr>
          <w:rFonts w:asciiTheme="minorHAnsi" w:hAnsiTheme="minorHAnsi" w:cstheme="minorHAnsi"/>
        </w:rPr>
        <w:t xml:space="preserve">the </w:t>
      </w:r>
      <w:r w:rsidR="00F3429D" w:rsidRPr="001936F9">
        <w:rPr>
          <w:rFonts w:asciiTheme="minorHAnsi" w:hAnsiTheme="minorHAnsi" w:cstheme="minorHAnsi"/>
        </w:rPr>
        <w:t xml:space="preserve">implementation of </w:t>
      </w:r>
      <w:r w:rsidR="00F555CE" w:rsidRPr="001936F9">
        <w:rPr>
          <w:rFonts w:asciiTheme="minorHAnsi" w:hAnsiTheme="minorHAnsi" w:cstheme="minorHAnsi"/>
        </w:rPr>
        <w:t>an</w:t>
      </w:r>
      <w:r w:rsidR="00F3429D" w:rsidRPr="001936F9">
        <w:rPr>
          <w:rFonts w:asciiTheme="minorHAnsi" w:hAnsiTheme="minorHAnsi" w:cstheme="minorHAnsi"/>
        </w:rPr>
        <w:t xml:space="preserve"> RNN.</w:t>
      </w:r>
    </w:p>
    <w:p w14:paraId="1BF8FF73" w14:textId="77777777" w:rsidR="00390AFB" w:rsidRPr="001936F9" w:rsidRDefault="00390AFB" w:rsidP="00AF5AB2">
      <w:pPr>
        <w:pStyle w:val="paragraph"/>
        <w:spacing w:before="0" w:beforeAutospacing="0" w:after="160" w:afterAutospacing="0"/>
        <w:jc w:val="both"/>
        <w:textAlignment w:val="baseline"/>
        <w:rPr>
          <w:rFonts w:asciiTheme="minorHAnsi" w:hAnsiTheme="minorHAnsi" w:cstheme="minorHAnsi"/>
        </w:rPr>
      </w:pPr>
    </w:p>
    <w:p w14:paraId="7524CE67" w14:textId="0501B0C6" w:rsidR="00390AFB" w:rsidRPr="00AF5AB2" w:rsidRDefault="00740D3B" w:rsidP="177D0325">
      <w:pPr>
        <w:pStyle w:val="Heading3"/>
        <w:jc w:val="both"/>
        <w:rPr>
          <w:rFonts w:cstheme="minorBidi"/>
          <w:color w:val="auto"/>
        </w:rPr>
      </w:pPr>
      <w:bookmarkStart w:id="12" w:name="_Toc891184849"/>
      <w:r w:rsidRPr="177D0325">
        <w:rPr>
          <w:rFonts w:cstheme="minorBidi"/>
          <w:color w:val="auto"/>
        </w:rPr>
        <w:t xml:space="preserve">Machine Learning </w:t>
      </w:r>
      <w:r w:rsidR="008B4CF5" w:rsidRPr="177D0325">
        <w:rPr>
          <w:rFonts w:cstheme="minorBidi"/>
          <w:color w:val="auto"/>
        </w:rPr>
        <w:t>Choice</w:t>
      </w:r>
      <w:bookmarkEnd w:id="12"/>
    </w:p>
    <w:p w14:paraId="3F03CFCB" w14:textId="3D9C8B8F" w:rsidR="008B4CF5" w:rsidRPr="001936F9" w:rsidRDefault="00C55D4C" w:rsidP="00AF5AB2">
      <w:pPr>
        <w:jc w:val="both"/>
        <w:rPr>
          <w:rFonts w:cstheme="minorHAnsi"/>
        </w:rPr>
      </w:pPr>
      <w:r w:rsidRPr="001936F9">
        <w:rPr>
          <w:rFonts w:cstheme="minorHAnsi"/>
        </w:rPr>
        <w:t>Both CNNs and RNNs are viable</w:t>
      </w:r>
      <w:r w:rsidR="00091B31" w:rsidRPr="001936F9">
        <w:rPr>
          <w:rFonts w:cstheme="minorHAnsi"/>
        </w:rPr>
        <w:t xml:space="preserve"> options for this project, but an RNN is the better choice for a few reasons. Firstly</w:t>
      </w:r>
      <w:r w:rsidR="002B24DD" w:rsidRPr="001936F9">
        <w:rPr>
          <w:rFonts w:cstheme="minorHAnsi"/>
        </w:rPr>
        <w:t>,</w:t>
      </w:r>
      <w:r w:rsidR="00091B31" w:rsidRPr="001936F9">
        <w:rPr>
          <w:rFonts w:cstheme="minorHAnsi"/>
        </w:rPr>
        <w:t xml:space="preserve"> CNNs </w:t>
      </w:r>
      <w:r w:rsidR="00EA2098" w:rsidRPr="001936F9">
        <w:rPr>
          <w:rFonts w:cstheme="minorHAnsi"/>
        </w:rPr>
        <w:t xml:space="preserve">are good at identifying spatial patterns within structured data, such as images or fixed-length signal windows. </w:t>
      </w:r>
      <w:r w:rsidR="002B24DD" w:rsidRPr="001936F9">
        <w:rPr>
          <w:rFonts w:cstheme="minorHAnsi"/>
        </w:rPr>
        <w:t xml:space="preserve">While they can be used for time-series data, they do not naturally account for the </w:t>
      </w:r>
      <w:r w:rsidR="006450F9" w:rsidRPr="001936F9">
        <w:rPr>
          <w:rFonts w:cstheme="minorHAnsi"/>
        </w:rPr>
        <w:t>past outputs</w:t>
      </w:r>
      <w:r w:rsidR="002B24DD" w:rsidRPr="001936F9">
        <w:rPr>
          <w:rFonts w:cstheme="minorHAnsi"/>
        </w:rPr>
        <w:t xml:space="preserve"> or progression of the data</w:t>
      </w:r>
      <w:r w:rsidR="008D7642" w:rsidRPr="001936F9">
        <w:rPr>
          <w:rFonts w:cstheme="minorHAnsi"/>
        </w:rPr>
        <w:t>. This is a serious limitation for this project, as the IMU data being collected is inherently sequential, meaning the relationship between one measurement and the next carries important diagnostic information.</w:t>
      </w:r>
    </w:p>
    <w:p w14:paraId="2F092436" w14:textId="35DED77A" w:rsidR="00812261" w:rsidRPr="001936F9" w:rsidRDefault="00812261" w:rsidP="00AF5AB2">
      <w:pPr>
        <w:jc w:val="both"/>
        <w:rPr>
          <w:rFonts w:cstheme="minorHAnsi"/>
        </w:rPr>
      </w:pPr>
      <w:r w:rsidRPr="001936F9">
        <w:rPr>
          <w:rFonts w:cstheme="minorHAnsi"/>
        </w:rPr>
        <w:t>An RNN</w:t>
      </w:r>
      <w:r w:rsidR="002B24DD" w:rsidRPr="001936F9">
        <w:rPr>
          <w:rFonts w:cstheme="minorHAnsi"/>
        </w:rPr>
        <w:t>,</w:t>
      </w:r>
      <w:r w:rsidRPr="001936F9">
        <w:rPr>
          <w:rFonts w:cstheme="minorHAnsi"/>
        </w:rPr>
        <w:t xml:space="preserve"> in contrast, is specifically designed to process sequential data by maintaining a hidden state that is passed forward through each time step</w:t>
      </w:r>
      <w:r w:rsidR="00776119" w:rsidRPr="001936F9">
        <w:rPr>
          <w:rFonts w:cstheme="minorHAnsi"/>
        </w:rPr>
        <w:t>,</w:t>
      </w:r>
      <w:r w:rsidR="003E1C4A" w:rsidRPr="001936F9">
        <w:rPr>
          <w:rFonts w:cstheme="minorHAnsi"/>
        </w:rPr>
        <w:t xml:space="preserve"> allowing the model to retain memory of previous inputs </w:t>
      </w:r>
      <w:r w:rsidR="00826B43" w:rsidRPr="001936F9">
        <w:rPr>
          <w:rFonts w:cstheme="minorHAnsi"/>
        </w:rPr>
        <w:t>as it processes</w:t>
      </w:r>
      <w:r w:rsidR="003E1C4A" w:rsidRPr="001936F9">
        <w:rPr>
          <w:rFonts w:cstheme="minorHAnsi"/>
        </w:rPr>
        <w:t xml:space="preserve"> the current one. This makes it </w:t>
      </w:r>
      <w:r w:rsidR="000A1E70" w:rsidRPr="001936F9">
        <w:rPr>
          <w:rFonts w:cstheme="minorHAnsi"/>
        </w:rPr>
        <w:t xml:space="preserve">far better </w:t>
      </w:r>
      <w:r w:rsidR="002B24DD" w:rsidRPr="001936F9">
        <w:rPr>
          <w:rFonts w:cstheme="minorHAnsi"/>
        </w:rPr>
        <w:t xml:space="preserve">at capturing the patterns in IMU data, such as gradual changes in motion or the buildup of errors over time, which are the </w:t>
      </w:r>
      <w:r w:rsidR="006450F9" w:rsidRPr="001936F9">
        <w:rPr>
          <w:rFonts w:cstheme="minorHAnsi"/>
        </w:rPr>
        <w:t>kind</w:t>
      </w:r>
      <w:r w:rsidR="002B24DD" w:rsidRPr="001936F9">
        <w:rPr>
          <w:rFonts w:cstheme="minorHAnsi"/>
        </w:rPr>
        <w:t xml:space="preserve"> of signals this project aims to detect.</w:t>
      </w:r>
    </w:p>
    <w:p w14:paraId="0C4451B0" w14:textId="4F8CE43D" w:rsidR="00886172" w:rsidRPr="008B4CF5" w:rsidRDefault="00DE3CB5" w:rsidP="00AF5AB2">
      <w:pPr>
        <w:jc w:val="both"/>
        <w:rPr>
          <w:rFonts w:cstheme="minorHAnsi"/>
        </w:rPr>
      </w:pPr>
      <w:r w:rsidRPr="001936F9">
        <w:rPr>
          <w:rFonts w:cstheme="minorHAnsi"/>
        </w:rPr>
        <w:lastRenderedPageBreak/>
        <w:t>Due to these reasons</w:t>
      </w:r>
      <w:r w:rsidR="00826B43" w:rsidRPr="001936F9">
        <w:rPr>
          <w:rFonts w:cstheme="minorHAnsi"/>
        </w:rPr>
        <w:t>, an</w:t>
      </w:r>
      <w:r w:rsidRPr="001936F9">
        <w:rPr>
          <w:rFonts w:cstheme="minorHAnsi"/>
        </w:rPr>
        <w:t xml:space="preserve"> RNN is more suitable for this proje</w:t>
      </w:r>
      <w:r w:rsidR="004660A6" w:rsidRPr="001936F9">
        <w:rPr>
          <w:rFonts w:cstheme="minorHAnsi"/>
        </w:rPr>
        <w:t>c</w:t>
      </w:r>
      <w:r w:rsidRPr="001936F9">
        <w:rPr>
          <w:rFonts w:cstheme="minorHAnsi"/>
        </w:rPr>
        <w:t>t</w:t>
      </w:r>
      <w:r w:rsidR="00500A31" w:rsidRPr="001936F9">
        <w:rPr>
          <w:rFonts w:cstheme="minorHAnsi"/>
        </w:rPr>
        <w:t xml:space="preserve"> as it can </w:t>
      </w:r>
      <w:r w:rsidR="0037416A" w:rsidRPr="001936F9">
        <w:rPr>
          <w:rFonts w:cstheme="minorHAnsi"/>
        </w:rPr>
        <w:t xml:space="preserve">handle past outputs and use them to help predict </w:t>
      </w:r>
      <w:r w:rsidR="006450F9" w:rsidRPr="001936F9">
        <w:rPr>
          <w:rFonts w:cstheme="minorHAnsi"/>
        </w:rPr>
        <w:t>long-term</w:t>
      </w:r>
      <w:r w:rsidR="0037416A" w:rsidRPr="001936F9">
        <w:rPr>
          <w:rFonts w:cstheme="minorHAnsi"/>
        </w:rPr>
        <w:t xml:space="preserve"> issues</w:t>
      </w:r>
      <w:r w:rsidR="004660A6" w:rsidRPr="001936F9">
        <w:rPr>
          <w:rFonts w:cstheme="minorHAnsi"/>
        </w:rPr>
        <w:t>,</w:t>
      </w:r>
      <w:r w:rsidR="0037416A" w:rsidRPr="001936F9">
        <w:rPr>
          <w:rFonts w:cstheme="minorHAnsi"/>
        </w:rPr>
        <w:t xml:space="preserve"> </w:t>
      </w:r>
      <w:r w:rsidR="00E72907" w:rsidRPr="001936F9">
        <w:rPr>
          <w:rFonts w:cstheme="minorHAnsi"/>
        </w:rPr>
        <w:t xml:space="preserve">which is more suited for </w:t>
      </w:r>
      <w:r w:rsidR="005650EE" w:rsidRPr="001936F9">
        <w:rPr>
          <w:rFonts w:cstheme="minorHAnsi"/>
        </w:rPr>
        <w:t xml:space="preserve">IMU data. It also </w:t>
      </w:r>
      <w:r w:rsidR="004660A6" w:rsidRPr="001936F9">
        <w:rPr>
          <w:rFonts w:cstheme="minorHAnsi"/>
        </w:rPr>
        <w:t>requires less filtering than</w:t>
      </w:r>
      <w:r w:rsidR="005650EE" w:rsidRPr="001936F9">
        <w:rPr>
          <w:rFonts w:cstheme="minorHAnsi"/>
        </w:rPr>
        <w:t xml:space="preserve"> a CNN</w:t>
      </w:r>
      <w:r w:rsidR="004660A6" w:rsidRPr="001936F9">
        <w:rPr>
          <w:rFonts w:cstheme="minorHAnsi"/>
        </w:rPr>
        <w:t>,</w:t>
      </w:r>
      <w:r w:rsidR="005650EE" w:rsidRPr="001936F9">
        <w:rPr>
          <w:rFonts w:cstheme="minorHAnsi"/>
        </w:rPr>
        <w:t xml:space="preserve"> which should make it simpler to implement and t</w:t>
      </w:r>
      <w:r w:rsidR="004660A6" w:rsidRPr="001936F9">
        <w:rPr>
          <w:rFonts w:cstheme="minorHAnsi"/>
        </w:rPr>
        <w:t>rain.</w:t>
      </w:r>
    </w:p>
    <w:p w14:paraId="192B1DDD" w14:textId="4844B622" w:rsidR="00D96FE9" w:rsidRPr="00AF5AB2" w:rsidRDefault="00D96FE9" w:rsidP="177D0325">
      <w:pPr>
        <w:pStyle w:val="Heading2"/>
        <w:jc w:val="both"/>
        <w:rPr>
          <w:rFonts w:asciiTheme="minorHAnsi" w:hAnsiTheme="minorHAnsi" w:cstheme="minorBidi"/>
          <w:color w:val="auto"/>
        </w:rPr>
      </w:pPr>
      <w:bookmarkStart w:id="13" w:name="_Toc1591749291"/>
      <w:r w:rsidRPr="177D0325">
        <w:rPr>
          <w:rStyle w:val="normaltextrun"/>
          <w:rFonts w:asciiTheme="minorHAnsi" w:hAnsiTheme="minorHAnsi" w:cstheme="minorBidi"/>
          <w:color w:val="auto"/>
        </w:rPr>
        <w:t>General Health Monitoring Methods</w:t>
      </w:r>
      <w:bookmarkEnd w:id="13"/>
      <w:r w:rsidRPr="177D0325">
        <w:rPr>
          <w:rStyle w:val="eop"/>
          <w:rFonts w:asciiTheme="minorHAnsi" w:hAnsiTheme="minorHAnsi" w:cstheme="minorBidi"/>
          <w:color w:val="auto"/>
        </w:rPr>
        <w:t> </w:t>
      </w:r>
    </w:p>
    <w:p w14:paraId="2625706B" w14:textId="7001324C"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commentRangeStart w:id="14"/>
      <w:r w:rsidRPr="001936F9">
        <w:rPr>
          <w:rStyle w:val="normaltextrun"/>
          <w:rFonts w:asciiTheme="minorHAnsi" w:eastAsiaTheme="majorEastAsia" w:hAnsiTheme="minorHAnsi" w:cstheme="minorHAnsi"/>
        </w:rPr>
        <w:t xml:space="preserve">There are different methods for monitoring the health of a robotic system. One of these methods is using IMU’s. </w:t>
      </w:r>
      <w:r w:rsidR="00E57490" w:rsidRPr="001936F9">
        <w:rPr>
          <w:rStyle w:val="normaltextrun"/>
          <w:rFonts w:asciiTheme="minorHAnsi" w:eastAsiaTheme="majorEastAsia" w:hAnsiTheme="minorHAnsi" w:cstheme="minorHAnsi"/>
        </w:rPr>
        <w:t>Although</w:t>
      </w:r>
      <w:r w:rsidR="0044742A" w:rsidRPr="001936F9">
        <w:rPr>
          <w:rStyle w:val="normaltextrun"/>
          <w:rFonts w:asciiTheme="minorHAnsi" w:eastAsiaTheme="majorEastAsia" w:hAnsiTheme="minorHAnsi" w:cstheme="minorHAnsi"/>
        </w:rPr>
        <w:t xml:space="preserve"> there are also papers that refer</w:t>
      </w:r>
      <w:r w:rsidRPr="001936F9">
        <w:rPr>
          <w:rStyle w:val="normaltextrun"/>
          <w:rFonts w:asciiTheme="minorHAnsi" w:eastAsiaTheme="majorEastAsia" w:hAnsiTheme="minorHAnsi" w:cstheme="minorHAnsi"/>
        </w:rPr>
        <w:t xml:space="preserve"> to similar projects</w:t>
      </w:r>
      <w:r w:rsidR="000A6C28" w:rsidRPr="001936F9">
        <w:rPr>
          <w:rStyle w:val="normaltextrun"/>
          <w:rFonts w:asciiTheme="minorHAnsi" w:eastAsiaTheme="majorEastAsia" w:hAnsiTheme="minorHAnsi" w:cstheme="minorHAnsi"/>
        </w:rPr>
        <w:t xml:space="preserve"> using different methods</w:t>
      </w:r>
      <w:r w:rsidR="00562274" w:rsidRPr="001936F9">
        <w:rPr>
          <w:rStyle w:val="normaltextrun"/>
          <w:rFonts w:asciiTheme="minorHAnsi" w:eastAsiaTheme="majorEastAsia" w:hAnsiTheme="minorHAnsi" w:cstheme="minorHAnsi"/>
        </w:rPr>
        <w:t xml:space="preserve">. </w:t>
      </w:r>
      <w:r w:rsidRPr="001936F9">
        <w:rPr>
          <w:rStyle w:val="normaltextrun"/>
          <w:rFonts w:asciiTheme="minorHAnsi" w:eastAsiaTheme="majorEastAsia" w:hAnsiTheme="minorHAnsi" w:cstheme="minorHAnsi"/>
        </w:rPr>
        <w:t>In th</w:t>
      </w:r>
      <w:r w:rsidR="00562274" w:rsidRPr="001936F9">
        <w:rPr>
          <w:rStyle w:val="normaltextrun"/>
          <w:rFonts w:asciiTheme="minorHAnsi" w:eastAsiaTheme="majorEastAsia" w:hAnsiTheme="minorHAnsi" w:cstheme="minorHAnsi"/>
        </w:rPr>
        <w:t>is</w:t>
      </w:r>
      <w:r w:rsidRPr="001936F9">
        <w:rPr>
          <w:rStyle w:val="normaltextrun"/>
          <w:rFonts w:asciiTheme="minorHAnsi" w:eastAsiaTheme="majorEastAsia" w:hAnsiTheme="minorHAnsi" w:cstheme="minorHAnsi"/>
        </w:rPr>
        <w:t xml:space="preserve"> implementation</w:t>
      </w:r>
      <w:r w:rsidR="0044742A" w:rsidRPr="001936F9">
        <w:rPr>
          <w:rStyle w:val="normaltextrun"/>
          <w:rFonts w:asciiTheme="minorHAnsi" w:eastAsiaTheme="majorEastAsia" w:hAnsiTheme="minorHAnsi" w:cstheme="minorHAnsi"/>
        </w:rPr>
        <w:t xml:space="preserve">, they </w:t>
      </w:r>
      <w:r w:rsidR="00562274" w:rsidRPr="001936F9">
        <w:rPr>
          <w:rStyle w:val="normaltextrun"/>
          <w:rFonts w:asciiTheme="minorHAnsi" w:eastAsiaTheme="majorEastAsia" w:hAnsiTheme="minorHAnsi" w:cstheme="minorHAnsi"/>
        </w:rPr>
        <w:t>used</w:t>
      </w:r>
      <w:r w:rsidR="0044742A" w:rsidRPr="001936F9">
        <w:rPr>
          <w:rStyle w:val="normaltextrun"/>
          <w:rFonts w:asciiTheme="minorHAnsi" w:eastAsiaTheme="majorEastAsia" w:hAnsiTheme="minorHAnsi" w:cstheme="minorHAnsi"/>
        </w:rPr>
        <w:t xml:space="preserve"> several </w:t>
      </w:r>
      <w:r w:rsidR="005249CC" w:rsidRPr="001936F9">
        <w:rPr>
          <w:rStyle w:val="normaltextrun"/>
          <w:rFonts w:asciiTheme="minorHAnsi" w:eastAsiaTheme="majorEastAsia" w:hAnsiTheme="minorHAnsi" w:cstheme="minorHAnsi"/>
        </w:rPr>
        <w:t xml:space="preserve">IMUs connected to a 3D printer and </w:t>
      </w:r>
      <w:r w:rsidR="000A6C28" w:rsidRPr="001936F9">
        <w:rPr>
          <w:rStyle w:val="normaltextrun"/>
          <w:rFonts w:asciiTheme="minorHAnsi" w:eastAsiaTheme="majorEastAsia" w:hAnsiTheme="minorHAnsi" w:cstheme="minorHAnsi"/>
        </w:rPr>
        <w:t>trained</w:t>
      </w:r>
      <w:r w:rsidR="005249CC" w:rsidRPr="001936F9">
        <w:rPr>
          <w:rStyle w:val="normaltextrun"/>
          <w:rFonts w:asciiTheme="minorHAnsi" w:eastAsiaTheme="majorEastAsia" w:hAnsiTheme="minorHAnsi" w:cstheme="minorHAnsi"/>
        </w:rPr>
        <w:t xml:space="preserve"> a machine learning model </w:t>
      </w:r>
      <w:r w:rsidR="000A6C28" w:rsidRPr="001936F9">
        <w:rPr>
          <w:rStyle w:val="normaltextrun"/>
          <w:rFonts w:asciiTheme="minorHAnsi" w:eastAsiaTheme="majorEastAsia" w:hAnsiTheme="minorHAnsi" w:cstheme="minorHAnsi"/>
        </w:rPr>
        <w:t>to process</w:t>
      </w:r>
      <w:r w:rsidR="005249CC" w:rsidRPr="001936F9">
        <w:rPr>
          <w:rStyle w:val="normaltextrun"/>
          <w:rFonts w:asciiTheme="minorHAnsi" w:eastAsiaTheme="majorEastAsia" w:hAnsiTheme="minorHAnsi" w:cstheme="minorHAnsi"/>
        </w:rPr>
        <w:t xml:space="preserve"> data from the IMUs and classify results </w:t>
      </w:r>
      <w:r w:rsidR="000A6C28" w:rsidRPr="001936F9">
        <w:rPr>
          <w:rStyle w:val="normaltextrun"/>
          <w:rFonts w:asciiTheme="minorHAnsi" w:eastAsiaTheme="majorEastAsia" w:hAnsiTheme="minorHAnsi" w:cstheme="minorHAnsi"/>
        </w:rPr>
        <w:t>based on</w:t>
      </w:r>
      <w:r w:rsidR="005249CC" w:rsidRPr="001936F9">
        <w:rPr>
          <w:rStyle w:val="normaltextrun"/>
          <w:rFonts w:asciiTheme="minorHAnsi" w:eastAsiaTheme="majorEastAsia" w:hAnsiTheme="minorHAnsi" w:cstheme="minorHAnsi"/>
        </w:rPr>
        <w:t xml:space="preserve"> different issues the 3D printer can encounter</w:t>
      </w:r>
      <w:sdt>
        <w:sdtPr>
          <w:rPr>
            <w:rStyle w:val="normaltextrun"/>
            <w:rFonts w:asciiTheme="minorHAnsi" w:eastAsiaTheme="majorEastAsia" w:hAnsiTheme="minorHAnsi" w:cstheme="minorHAnsi"/>
          </w:rPr>
          <w:id w:val="-450089027"/>
          <w:citation/>
        </w:sdtPr>
        <w:sdtEndPr>
          <w:rPr>
            <w:rStyle w:val="normaltextrun"/>
          </w:rPr>
        </w:sdtEndPr>
        <w:sdtContent>
          <w:r w:rsidR="00EE2CF0" w:rsidRPr="001936F9">
            <w:rPr>
              <w:rStyle w:val="normaltextrun"/>
              <w:rFonts w:asciiTheme="minorHAnsi" w:eastAsiaTheme="majorEastAsia" w:hAnsiTheme="minorHAnsi" w:cstheme="minorHAnsi"/>
            </w:rPr>
            <w:fldChar w:fldCharType="begin"/>
          </w:r>
          <w:r w:rsidR="00FB7C03" w:rsidRPr="001936F9">
            <w:rPr>
              <w:rStyle w:val="normaltextrun"/>
              <w:rFonts w:asciiTheme="minorHAnsi" w:eastAsiaTheme="majorEastAsia" w:hAnsiTheme="minorHAnsi" w:cstheme="minorHAnsi"/>
            </w:rPr>
            <w:instrText xml:space="preserve">CITATION Win18 \l 2057 </w:instrText>
          </w:r>
          <w:r w:rsidR="00EE2CF0" w:rsidRPr="001936F9">
            <w:rPr>
              <w:rStyle w:val="normaltextrun"/>
              <w:rFonts w:asciiTheme="minorHAnsi" w:eastAsiaTheme="majorEastAsia" w:hAnsiTheme="minorHAnsi" w:cstheme="minorHAnsi"/>
            </w:rPr>
            <w:fldChar w:fldCharType="separate"/>
          </w:r>
          <w:r w:rsidR="00964B0A" w:rsidRPr="001936F9">
            <w:rPr>
              <w:rStyle w:val="normaltextrun"/>
              <w:rFonts w:asciiTheme="minorHAnsi" w:eastAsiaTheme="majorEastAsia" w:hAnsiTheme="minorHAnsi" w:cstheme="minorHAnsi"/>
            </w:rPr>
            <w:t xml:space="preserve"> </w:t>
          </w:r>
          <w:r w:rsidR="00964B0A" w:rsidRPr="001936F9">
            <w:rPr>
              <w:rFonts w:asciiTheme="minorHAnsi" w:eastAsiaTheme="majorEastAsia" w:hAnsiTheme="minorHAnsi" w:cstheme="minorHAnsi"/>
            </w:rPr>
            <w:t>(Windau, 2018)</w:t>
          </w:r>
          <w:r w:rsidR="00EE2CF0" w:rsidRPr="001936F9">
            <w:rPr>
              <w:rStyle w:val="normaltextrun"/>
              <w:rFonts w:asciiTheme="minorHAnsi" w:eastAsiaTheme="majorEastAsia" w:hAnsiTheme="minorHAnsi" w:cstheme="minorHAnsi"/>
            </w:rPr>
            <w:fldChar w:fldCharType="end"/>
          </w:r>
        </w:sdtContent>
      </w:sdt>
      <w:r w:rsidRPr="001936F9">
        <w:rPr>
          <w:rStyle w:val="normaltextrun"/>
          <w:rFonts w:asciiTheme="minorHAnsi" w:eastAsiaTheme="majorEastAsia" w:hAnsiTheme="minorHAnsi" w:cstheme="minorHAnsi"/>
        </w:rPr>
        <w:t xml:space="preserve">. </w:t>
      </w:r>
      <w:r w:rsidR="00D52D74" w:rsidRPr="001936F9">
        <w:rPr>
          <w:rStyle w:val="normaltextrun"/>
          <w:rFonts w:asciiTheme="minorHAnsi" w:eastAsiaTheme="majorEastAsia" w:hAnsiTheme="minorHAnsi" w:cstheme="minorHAnsi"/>
        </w:rPr>
        <w:t>The referenced</w:t>
      </w:r>
      <w:r w:rsidRPr="001936F9">
        <w:rPr>
          <w:rStyle w:val="normaltextrun"/>
          <w:rFonts w:asciiTheme="minorHAnsi" w:eastAsiaTheme="majorEastAsia" w:hAnsiTheme="minorHAnsi" w:cstheme="minorHAnsi"/>
        </w:rPr>
        <w:t xml:space="preserve"> </w:t>
      </w:r>
      <w:r w:rsidR="00973E1F" w:rsidRPr="001936F9">
        <w:rPr>
          <w:rStyle w:val="normaltextrun"/>
          <w:rFonts w:asciiTheme="minorHAnsi" w:eastAsiaTheme="majorEastAsia" w:hAnsiTheme="minorHAnsi" w:cstheme="minorHAnsi"/>
        </w:rPr>
        <w:t xml:space="preserve">project is similar to </w:t>
      </w:r>
      <w:r w:rsidR="00D52D74" w:rsidRPr="001936F9">
        <w:rPr>
          <w:rStyle w:val="normaltextrun"/>
          <w:rFonts w:asciiTheme="minorHAnsi" w:eastAsiaTheme="majorEastAsia" w:hAnsiTheme="minorHAnsi" w:cstheme="minorHAnsi"/>
        </w:rPr>
        <w:t xml:space="preserve">this one, but this project </w:t>
      </w:r>
      <w:r w:rsidR="0044742A" w:rsidRPr="001936F9">
        <w:rPr>
          <w:rStyle w:val="normaltextrun"/>
          <w:rFonts w:asciiTheme="minorHAnsi" w:eastAsiaTheme="majorEastAsia" w:hAnsiTheme="minorHAnsi" w:cstheme="minorHAnsi"/>
        </w:rPr>
        <w:t>will primarily test with one IMU and then observe</w:t>
      </w:r>
      <w:r w:rsidRPr="001936F9">
        <w:rPr>
          <w:rStyle w:val="normaltextrun"/>
          <w:rFonts w:asciiTheme="minorHAnsi" w:eastAsiaTheme="majorEastAsia" w:hAnsiTheme="minorHAnsi" w:cstheme="minorHAnsi"/>
        </w:rPr>
        <w:t xml:space="preserve"> improvements in accuracy with multiple sensors. While this paper is not identical </w:t>
      </w:r>
      <w:r w:rsidR="0044742A" w:rsidRPr="001936F9">
        <w:rPr>
          <w:rStyle w:val="normaltextrun"/>
          <w:rFonts w:asciiTheme="minorHAnsi" w:eastAsiaTheme="majorEastAsia" w:hAnsiTheme="minorHAnsi" w:cstheme="minorHAnsi"/>
        </w:rPr>
        <w:t xml:space="preserve">to </w:t>
      </w:r>
      <w:r w:rsidR="00E33925" w:rsidRPr="001936F9">
        <w:rPr>
          <w:rStyle w:val="normaltextrun"/>
          <w:rFonts w:asciiTheme="minorHAnsi" w:eastAsiaTheme="majorEastAsia" w:hAnsiTheme="minorHAnsi" w:cstheme="minorHAnsi"/>
        </w:rPr>
        <w:t>this project</w:t>
      </w:r>
      <w:r w:rsidR="0044742A" w:rsidRPr="001936F9">
        <w:rPr>
          <w:rStyle w:val="normaltextrun"/>
          <w:rFonts w:asciiTheme="minorHAnsi" w:eastAsiaTheme="majorEastAsia" w:hAnsiTheme="minorHAnsi" w:cstheme="minorHAnsi"/>
        </w:rPr>
        <w:t xml:space="preserve">, it will be used in </w:t>
      </w:r>
      <w:r w:rsidR="00E33925" w:rsidRPr="001936F9">
        <w:rPr>
          <w:rStyle w:val="normaltextrun"/>
          <w:rFonts w:asciiTheme="minorHAnsi" w:eastAsiaTheme="majorEastAsia" w:hAnsiTheme="minorHAnsi" w:cstheme="minorHAnsi"/>
        </w:rPr>
        <w:t>the</w:t>
      </w:r>
      <w:r w:rsidR="0044742A" w:rsidRPr="001936F9">
        <w:rPr>
          <w:rStyle w:val="normaltextrun"/>
          <w:rFonts w:asciiTheme="minorHAnsi" w:eastAsiaTheme="majorEastAsia" w:hAnsiTheme="minorHAnsi" w:cstheme="minorHAnsi"/>
        </w:rPr>
        <w:t xml:space="preserve"> project at times for </w:t>
      </w:r>
      <w:r w:rsidR="00662733" w:rsidRPr="001936F9">
        <w:rPr>
          <w:rStyle w:val="normaltextrun"/>
          <w:rFonts w:asciiTheme="minorHAnsi" w:eastAsiaTheme="majorEastAsia" w:hAnsiTheme="minorHAnsi" w:cstheme="minorHAnsi"/>
        </w:rPr>
        <w:t>guidance</w:t>
      </w:r>
      <w:r w:rsidR="0044742A" w:rsidRPr="001936F9">
        <w:rPr>
          <w:rStyle w:val="normaltextrun"/>
          <w:rFonts w:asciiTheme="minorHAnsi" w:eastAsiaTheme="majorEastAsia" w:hAnsiTheme="minorHAnsi" w:cstheme="minorHAnsi"/>
        </w:rPr>
        <w:t xml:space="preserve">, such as the Machine Learning model </w:t>
      </w:r>
      <w:r w:rsidR="00662733" w:rsidRPr="001936F9">
        <w:rPr>
          <w:rStyle w:val="normaltextrun"/>
          <w:rFonts w:asciiTheme="minorHAnsi" w:eastAsiaTheme="majorEastAsia" w:hAnsiTheme="minorHAnsi" w:cstheme="minorHAnsi"/>
        </w:rPr>
        <w:t>the project</w:t>
      </w:r>
      <w:r w:rsidR="0044742A" w:rsidRPr="001936F9">
        <w:rPr>
          <w:rStyle w:val="normaltextrun"/>
          <w:rFonts w:asciiTheme="minorHAnsi" w:eastAsiaTheme="majorEastAsia" w:hAnsiTheme="minorHAnsi" w:cstheme="minorHAnsi"/>
        </w:rPr>
        <w:t xml:space="preserve"> will use </w:t>
      </w:r>
      <w:r w:rsidRPr="001936F9">
        <w:rPr>
          <w:rStyle w:val="normaltextrun"/>
          <w:rFonts w:asciiTheme="minorHAnsi" w:eastAsiaTheme="majorEastAsia" w:hAnsiTheme="minorHAnsi" w:cstheme="minorHAnsi"/>
        </w:rPr>
        <w:t>and the different ways of representing the results. Such as using a Feedback Neural Network</w:t>
      </w:r>
      <w:commentRangeEnd w:id="14"/>
      <w:r w:rsidR="003D4258" w:rsidRPr="001936F9">
        <w:rPr>
          <w:rStyle w:val="CommentReference"/>
          <w:rFonts w:asciiTheme="minorHAnsi" w:eastAsiaTheme="majorEastAsia" w:hAnsiTheme="minorHAnsi" w:cstheme="minorHAnsi"/>
          <w:sz w:val="24"/>
          <w:szCs w:val="24"/>
        </w:rPr>
        <w:commentReference w:id="14"/>
      </w:r>
      <w:r w:rsidRPr="001936F9">
        <w:rPr>
          <w:rStyle w:val="normaltextrun"/>
          <w:rFonts w:asciiTheme="minorHAnsi" w:eastAsiaTheme="majorEastAsia" w:hAnsiTheme="minorHAnsi" w:cstheme="minorHAnsi"/>
        </w:rPr>
        <w:t>.</w:t>
      </w:r>
      <w:r w:rsidRPr="001936F9">
        <w:rPr>
          <w:rStyle w:val="eop"/>
          <w:rFonts w:asciiTheme="minorHAnsi" w:eastAsiaTheme="majorEastAsia" w:hAnsiTheme="minorHAnsi" w:cstheme="minorHAnsi"/>
        </w:rPr>
        <w:t> </w:t>
      </w:r>
    </w:p>
    <w:p w14:paraId="05567724" w14:textId="1B155906"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r w:rsidRPr="001936F9">
        <w:rPr>
          <w:rStyle w:val="normaltextrun"/>
          <w:rFonts w:asciiTheme="minorHAnsi" w:eastAsiaTheme="majorEastAsia" w:hAnsiTheme="minorHAnsi" w:cstheme="minorHAnsi"/>
        </w:rPr>
        <w:t xml:space="preserve">While some methods use IMU, the focus of robotic health monitoring systems is the identification of issues. Feedback Neural Networks are shared for this, but the implementation will depend on the data. For example, vibrational data needs to be filtered before being used in the Neural Network (NN), such as putting it through a short-time Fourier transform </w:t>
      </w:r>
      <w:sdt>
        <w:sdtPr>
          <w:rPr>
            <w:rStyle w:val="normaltextrun"/>
            <w:rFonts w:asciiTheme="minorHAnsi" w:eastAsiaTheme="majorEastAsia" w:hAnsiTheme="minorHAnsi" w:cstheme="minorHAnsi"/>
          </w:rPr>
          <w:id w:val="-446316749"/>
          <w:citation/>
        </w:sdtPr>
        <w:sdtEndPr>
          <w:rPr>
            <w:rStyle w:val="normaltextrun"/>
          </w:rPr>
        </w:sdtEndPr>
        <w:sdtContent>
          <w:r w:rsidR="003F5AB9" w:rsidRPr="001936F9">
            <w:rPr>
              <w:rStyle w:val="normaltextrun"/>
              <w:rFonts w:asciiTheme="minorHAnsi" w:eastAsiaTheme="majorEastAsia" w:hAnsiTheme="minorHAnsi" w:cstheme="minorHAnsi"/>
            </w:rPr>
            <w:fldChar w:fldCharType="begin"/>
          </w:r>
          <w:r w:rsidR="003F5AB9" w:rsidRPr="001936F9">
            <w:rPr>
              <w:rStyle w:val="normaltextrun"/>
              <w:rFonts w:asciiTheme="minorHAnsi" w:eastAsiaTheme="majorEastAsia" w:hAnsiTheme="minorHAnsi" w:cstheme="minorHAnsi"/>
            </w:rPr>
            <w:instrText xml:space="preserve"> CITATION SuH07 \l 2057 </w:instrText>
          </w:r>
          <w:r w:rsidR="003F5AB9" w:rsidRPr="001936F9">
            <w:rPr>
              <w:rStyle w:val="normaltextrun"/>
              <w:rFonts w:asciiTheme="minorHAnsi" w:eastAsiaTheme="majorEastAsia" w:hAnsiTheme="minorHAnsi" w:cstheme="minorHAnsi"/>
            </w:rPr>
            <w:fldChar w:fldCharType="separate"/>
          </w:r>
          <w:r w:rsidR="00964B0A" w:rsidRPr="001936F9">
            <w:rPr>
              <w:rFonts w:asciiTheme="minorHAnsi" w:eastAsiaTheme="majorEastAsia" w:hAnsiTheme="minorHAnsi" w:cstheme="minorHAnsi"/>
            </w:rPr>
            <w:t>(Su, 2007)</w:t>
          </w:r>
          <w:r w:rsidR="003F5AB9" w:rsidRPr="001936F9">
            <w:rPr>
              <w:rStyle w:val="normaltextrun"/>
              <w:rFonts w:asciiTheme="minorHAnsi" w:eastAsiaTheme="majorEastAsia" w:hAnsiTheme="minorHAnsi" w:cstheme="minorHAnsi"/>
            </w:rPr>
            <w:fldChar w:fldCharType="end"/>
          </w:r>
        </w:sdtContent>
      </w:sdt>
      <w:r w:rsidRPr="001936F9">
        <w:rPr>
          <w:rStyle w:val="normaltextrun"/>
          <w:rFonts w:asciiTheme="minorHAnsi" w:eastAsiaTheme="majorEastAsia" w:hAnsiTheme="minorHAnsi" w:cstheme="minorHAnsi"/>
        </w:rPr>
        <w:t xml:space="preserve">. </w:t>
      </w:r>
      <w:r w:rsidR="00E9478C" w:rsidRPr="001936F9">
        <w:rPr>
          <w:rStyle w:val="normaltextrun"/>
          <w:rFonts w:asciiTheme="minorHAnsi" w:eastAsiaTheme="majorEastAsia" w:hAnsiTheme="minorHAnsi" w:cstheme="minorHAnsi"/>
        </w:rPr>
        <w:t xml:space="preserve">Vibrational-based error detection </w:t>
      </w:r>
      <w:r w:rsidR="00F121FD" w:rsidRPr="001936F9">
        <w:rPr>
          <w:rStyle w:val="normaltextrun"/>
          <w:rFonts w:asciiTheme="minorHAnsi" w:eastAsiaTheme="majorEastAsia" w:hAnsiTheme="minorHAnsi" w:cstheme="minorHAnsi"/>
        </w:rPr>
        <w:t>requires</w:t>
      </w:r>
      <w:r w:rsidR="00E9478C" w:rsidRPr="001936F9">
        <w:rPr>
          <w:rStyle w:val="normaltextrun"/>
          <w:rFonts w:asciiTheme="minorHAnsi" w:eastAsiaTheme="majorEastAsia" w:hAnsiTheme="minorHAnsi" w:cstheme="minorHAnsi"/>
        </w:rPr>
        <w:t xml:space="preserve"> this extra filtering to make sure the model uses motor</w:t>
      </w:r>
      <w:r w:rsidRPr="001936F9">
        <w:rPr>
          <w:rStyle w:val="normaltextrun"/>
          <w:rFonts w:asciiTheme="minorHAnsi" w:eastAsiaTheme="majorEastAsia" w:hAnsiTheme="minorHAnsi" w:cstheme="minorHAnsi"/>
        </w:rPr>
        <w:t xml:space="preserve"> vibration and not general vibration. Also, it </w:t>
      </w:r>
      <w:r w:rsidR="00E9478C" w:rsidRPr="001936F9">
        <w:rPr>
          <w:rStyle w:val="normaltextrun"/>
          <w:rFonts w:asciiTheme="minorHAnsi" w:eastAsiaTheme="majorEastAsia" w:hAnsiTheme="minorHAnsi" w:cstheme="minorHAnsi"/>
        </w:rPr>
        <w:t>converts the signal</w:t>
      </w:r>
      <w:r w:rsidRPr="001936F9">
        <w:rPr>
          <w:rStyle w:val="normaltextrun"/>
          <w:rFonts w:asciiTheme="minorHAnsi" w:eastAsiaTheme="majorEastAsia" w:hAnsiTheme="minorHAnsi" w:cstheme="minorHAnsi"/>
        </w:rPr>
        <w:t xml:space="preserve"> from the time domain to the frequency domain, </w:t>
      </w:r>
      <w:r w:rsidR="00B102CF" w:rsidRPr="001936F9">
        <w:rPr>
          <w:rStyle w:val="normaltextrun"/>
          <w:rFonts w:asciiTheme="minorHAnsi" w:eastAsiaTheme="majorEastAsia" w:hAnsiTheme="minorHAnsi" w:cstheme="minorHAnsi"/>
        </w:rPr>
        <w:t>providing more detail and making it easier</w:t>
      </w:r>
      <w:r w:rsidRPr="001936F9">
        <w:rPr>
          <w:rStyle w:val="normaltextrun"/>
          <w:rFonts w:asciiTheme="minorHAnsi" w:eastAsiaTheme="majorEastAsia" w:hAnsiTheme="minorHAnsi" w:cstheme="minorHAnsi"/>
        </w:rPr>
        <w:t xml:space="preserve"> to separate vibrations. While induction motor health monitoring is useful and practical. It is</w:t>
      </w:r>
      <w:r w:rsidR="00AC44C3" w:rsidRPr="001936F9">
        <w:rPr>
          <w:rStyle w:val="normaltextrun"/>
          <w:rFonts w:asciiTheme="minorHAnsi" w:eastAsiaTheme="majorEastAsia" w:hAnsiTheme="minorHAnsi" w:cstheme="minorHAnsi"/>
        </w:rPr>
        <w:t xml:space="preserve"> not</w:t>
      </w:r>
      <w:r w:rsidRPr="001936F9">
        <w:rPr>
          <w:rStyle w:val="normaltextrun"/>
          <w:rFonts w:asciiTheme="minorHAnsi" w:eastAsiaTheme="majorEastAsia" w:hAnsiTheme="minorHAnsi" w:cstheme="minorHAnsi"/>
        </w:rPr>
        <w:t xml:space="preserve"> without its issues.</w:t>
      </w:r>
    </w:p>
    <w:p w14:paraId="61255161" w14:textId="0684D334" w:rsidR="00D96FE9" w:rsidRPr="001936F9" w:rsidRDefault="00D96FE9" w:rsidP="00AF5AB2">
      <w:pPr>
        <w:pStyle w:val="paragraph"/>
        <w:spacing w:before="0" w:beforeAutospacing="0" w:after="160" w:afterAutospacing="0"/>
        <w:jc w:val="both"/>
        <w:textAlignment w:val="baseline"/>
        <w:rPr>
          <w:rFonts w:asciiTheme="minorHAnsi" w:hAnsiTheme="minorHAnsi" w:cstheme="minorHAnsi"/>
        </w:rPr>
      </w:pPr>
      <w:r w:rsidRPr="001936F9">
        <w:rPr>
          <w:rStyle w:val="normaltextrun"/>
          <w:rFonts w:asciiTheme="minorHAnsi" w:eastAsiaTheme="majorEastAsia" w:hAnsiTheme="minorHAnsi" w:cstheme="minorHAnsi"/>
        </w:rPr>
        <w:t>Other methods of predictive health monitoring exist</w:t>
      </w:r>
      <w:r w:rsidR="00BE330F" w:rsidRPr="001936F9">
        <w:rPr>
          <w:rStyle w:val="normaltextrun"/>
          <w:rFonts w:asciiTheme="minorHAnsi" w:eastAsiaTheme="majorEastAsia" w:hAnsiTheme="minorHAnsi" w:cstheme="minorHAnsi"/>
        </w:rPr>
        <w:t>,</w:t>
      </w:r>
      <w:r w:rsidRPr="001936F9">
        <w:rPr>
          <w:rStyle w:val="normaltextrun"/>
          <w:rFonts w:asciiTheme="minorHAnsi" w:eastAsiaTheme="majorEastAsia" w:hAnsiTheme="minorHAnsi" w:cstheme="minorHAnsi"/>
        </w:rPr>
        <w:t xml:space="preserve"> such as using power efficiency to estimate </w:t>
      </w:r>
      <w:r w:rsidR="00B102CF" w:rsidRPr="001936F9">
        <w:rPr>
          <w:rStyle w:val="normaltextrun"/>
          <w:rFonts w:asciiTheme="minorHAnsi" w:eastAsiaTheme="majorEastAsia" w:hAnsiTheme="minorHAnsi" w:cstheme="minorHAnsi"/>
        </w:rPr>
        <w:t xml:space="preserve">robot health </w:t>
      </w:r>
      <w:r w:rsidR="00ED42E6" w:rsidRPr="001936F9">
        <w:rPr>
          <w:rStyle w:val="normaltextrun"/>
          <w:rFonts w:asciiTheme="minorHAnsi" w:eastAsiaTheme="majorEastAsia" w:hAnsiTheme="minorHAnsi" w:cstheme="minorHAnsi"/>
        </w:rPr>
        <w:t>and detect faults</w:t>
      </w:r>
      <w:r w:rsidRPr="001936F9">
        <w:rPr>
          <w:rStyle w:val="normaltextrun"/>
          <w:rFonts w:asciiTheme="minorHAnsi" w:eastAsiaTheme="majorEastAsia" w:hAnsiTheme="minorHAnsi" w:cstheme="minorHAnsi"/>
        </w:rPr>
        <w:t xml:space="preserve"> </w:t>
      </w:r>
      <w:sdt>
        <w:sdtPr>
          <w:rPr>
            <w:rStyle w:val="normaltextrun"/>
            <w:rFonts w:asciiTheme="minorHAnsi" w:eastAsiaTheme="majorEastAsia" w:hAnsiTheme="minorHAnsi" w:cstheme="minorHAnsi"/>
          </w:rPr>
          <w:id w:val="-1799985027"/>
          <w:citation/>
        </w:sdtPr>
        <w:sdtEndPr>
          <w:rPr>
            <w:rStyle w:val="normaltextrun"/>
          </w:rPr>
        </w:sdtEndPr>
        <w:sdtContent>
          <w:r w:rsidR="00816333" w:rsidRPr="001936F9">
            <w:rPr>
              <w:rStyle w:val="normaltextrun"/>
              <w:rFonts w:asciiTheme="minorHAnsi" w:eastAsiaTheme="majorEastAsia" w:hAnsiTheme="minorHAnsi" w:cstheme="minorHAnsi"/>
            </w:rPr>
            <w:fldChar w:fldCharType="begin"/>
          </w:r>
          <w:r w:rsidR="00816333" w:rsidRPr="001936F9">
            <w:rPr>
              <w:rStyle w:val="normaltextrun"/>
              <w:rFonts w:asciiTheme="minorHAnsi" w:eastAsiaTheme="majorEastAsia" w:hAnsiTheme="minorHAnsi" w:cstheme="minorHAnsi"/>
            </w:rPr>
            <w:instrText xml:space="preserve"> CITATION Yua11 \l 2057 </w:instrText>
          </w:r>
          <w:r w:rsidR="00816333" w:rsidRPr="001936F9">
            <w:rPr>
              <w:rStyle w:val="normaltextrun"/>
              <w:rFonts w:asciiTheme="minorHAnsi" w:eastAsiaTheme="majorEastAsia" w:hAnsiTheme="minorHAnsi" w:cstheme="minorHAnsi"/>
            </w:rPr>
            <w:fldChar w:fldCharType="separate"/>
          </w:r>
          <w:r w:rsidR="00964B0A" w:rsidRPr="001936F9">
            <w:rPr>
              <w:rFonts w:asciiTheme="minorHAnsi" w:eastAsiaTheme="majorEastAsia" w:hAnsiTheme="minorHAnsi" w:cstheme="minorHAnsi"/>
            </w:rPr>
            <w:t>(Yuan, 2011)</w:t>
          </w:r>
          <w:r w:rsidR="00816333" w:rsidRPr="001936F9">
            <w:rPr>
              <w:rStyle w:val="normaltextrun"/>
              <w:rFonts w:asciiTheme="minorHAnsi" w:eastAsiaTheme="majorEastAsia" w:hAnsiTheme="minorHAnsi" w:cstheme="minorHAnsi"/>
            </w:rPr>
            <w:fldChar w:fldCharType="end"/>
          </w:r>
        </w:sdtContent>
      </w:sdt>
      <w:r w:rsidRPr="001936F9">
        <w:rPr>
          <w:rStyle w:val="normaltextrun"/>
          <w:rFonts w:asciiTheme="minorHAnsi" w:eastAsiaTheme="majorEastAsia" w:hAnsiTheme="minorHAnsi" w:cstheme="minorHAnsi"/>
        </w:rPr>
        <w:t xml:space="preserve">. This method is based on the idea that any mechanical or electrical issues </w:t>
      </w:r>
      <w:r w:rsidR="00B102CF" w:rsidRPr="001936F9">
        <w:rPr>
          <w:rStyle w:val="normaltextrun"/>
          <w:rFonts w:asciiTheme="minorHAnsi" w:eastAsiaTheme="majorEastAsia" w:hAnsiTheme="minorHAnsi" w:cstheme="minorHAnsi"/>
        </w:rPr>
        <w:t>that occur reduce the robot's power efficiency</w:t>
      </w:r>
      <w:r w:rsidRPr="001936F9">
        <w:rPr>
          <w:rStyle w:val="normaltextrun"/>
          <w:rFonts w:asciiTheme="minorHAnsi" w:eastAsiaTheme="majorEastAsia" w:hAnsiTheme="minorHAnsi" w:cstheme="minorHAnsi"/>
        </w:rPr>
        <w:t>. This is logically sound</w:t>
      </w:r>
      <w:r w:rsidR="00BE330F" w:rsidRPr="001936F9">
        <w:rPr>
          <w:rStyle w:val="normaltextrun"/>
          <w:rFonts w:asciiTheme="minorHAnsi" w:eastAsiaTheme="majorEastAsia" w:hAnsiTheme="minorHAnsi" w:cstheme="minorHAnsi"/>
        </w:rPr>
        <w:t xml:space="preserve">, especially </w:t>
      </w:r>
      <w:r w:rsidR="00F2325E" w:rsidRPr="001936F9">
        <w:rPr>
          <w:rStyle w:val="normaltextrun"/>
          <w:rFonts w:asciiTheme="minorHAnsi" w:eastAsiaTheme="majorEastAsia" w:hAnsiTheme="minorHAnsi" w:cstheme="minorHAnsi"/>
        </w:rPr>
        <w:t>since they tested this method for both mechanical and electrical results and observed a decrease in efficiency from around 85% to 15%</w:t>
      </w:r>
      <w:r w:rsidRPr="001936F9">
        <w:rPr>
          <w:rStyle w:val="normaltextrun"/>
          <w:rFonts w:asciiTheme="minorHAnsi" w:eastAsiaTheme="majorEastAsia" w:hAnsiTheme="minorHAnsi" w:cstheme="minorHAnsi"/>
        </w:rPr>
        <w:t>. Clearly indicating an issue with the motor. While this does indicate issues</w:t>
      </w:r>
      <w:r w:rsidR="00BE330F" w:rsidRPr="001936F9">
        <w:rPr>
          <w:rStyle w:val="normaltextrun"/>
          <w:rFonts w:asciiTheme="minorHAnsi" w:eastAsiaTheme="majorEastAsia" w:hAnsiTheme="minorHAnsi" w:cstheme="minorHAnsi"/>
        </w:rPr>
        <w:t>, the main issue is that on a system with multiple motors,</w:t>
      </w:r>
      <w:r w:rsidRPr="001936F9">
        <w:rPr>
          <w:rStyle w:val="normaltextrun"/>
          <w:rFonts w:asciiTheme="minorHAnsi" w:eastAsiaTheme="majorEastAsia" w:hAnsiTheme="minorHAnsi" w:cstheme="minorHAnsi"/>
        </w:rPr>
        <w:t xml:space="preserve"> the effectiveness of this method </w:t>
      </w:r>
      <w:r w:rsidR="00B01825" w:rsidRPr="001936F9">
        <w:rPr>
          <w:rStyle w:val="normaltextrun"/>
          <w:rFonts w:asciiTheme="minorHAnsi" w:eastAsiaTheme="majorEastAsia" w:hAnsiTheme="minorHAnsi" w:cstheme="minorHAnsi"/>
        </w:rPr>
        <w:t>for</w:t>
      </w:r>
      <w:r w:rsidRPr="001936F9">
        <w:rPr>
          <w:rStyle w:val="normaltextrun"/>
          <w:rFonts w:asciiTheme="minorHAnsi" w:eastAsiaTheme="majorEastAsia" w:hAnsiTheme="minorHAnsi" w:cstheme="minorHAnsi"/>
        </w:rPr>
        <w:t xml:space="preserve"> specifying what is causing the issue needs to be tested and may not be as accurate for finding the specific issu</w:t>
      </w:r>
      <w:r w:rsidR="00F2325E" w:rsidRPr="001936F9">
        <w:rPr>
          <w:rStyle w:val="normaltextrun"/>
          <w:rFonts w:asciiTheme="minorHAnsi" w:eastAsiaTheme="majorEastAsia" w:hAnsiTheme="minorHAnsi" w:cstheme="minorHAnsi"/>
        </w:rPr>
        <w:t>e</w:t>
      </w:r>
      <w:r w:rsidRPr="001936F9">
        <w:rPr>
          <w:rStyle w:val="normaltextrun"/>
          <w:rFonts w:asciiTheme="minorHAnsi" w:eastAsiaTheme="majorEastAsia" w:hAnsiTheme="minorHAnsi" w:cstheme="minorHAnsi"/>
        </w:rPr>
        <w:t>.    </w:t>
      </w:r>
      <w:r w:rsidRPr="001936F9">
        <w:rPr>
          <w:rStyle w:val="eop"/>
          <w:rFonts w:asciiTheme="minorHAnsi" w:eastAsiaTheme="majorEastAsia" w:hAnsiTheme="minorHAnsi" w:cstheme="minorHAnsi"/>
        </w:rPr>
        <w:t> </w:t>
      </w:r>
    </w:p>
    <w:p w14:paraId="6CBB86F6" w14:textId="789396B8" w:rsidR="004A7B13" w:rsidRPr="001936F9" w:rsidRDefault="00D96FE9" w:rsidP="00AF5AB2">
      <w:pPr>
        <w:pStyle w:val="paragraph"/>
        <w:spacing w:before="0" w:beforeAutospacing="0" w:after="160" w:afterAutospacing="0"/>
        <w:jc w:val="both"/>
        <w:textAlignment w:val="baseline"/>
        <w:rPr>
          <w:rStyle w:val="normaltextrun"/>
          <w:rFonts w:asciiTheme="minorHAnsi" w:eastAsiaTheme="majorEastAsia" w:hAnsiTheme="minorHAnsi" w:cstheme="minorHAnsi"/>
        </w:rPr>
      </w:pPr>
      <w:r w:rsidRPr="001936F9">
        <w:rPr>
          <w:rStyle w:val="normaltextrun"/>
          <w:rFonts w:asciiTheme="minorHAnsi" w:eastAsiaTheme="majorEastAsia" w:hAnsiTheme="minorHAnsi" w:cstheme="minorHAnsi"/>
        </w:rPr>
        <w:t xml:space="preserve">Another approach to health monitoring in robotic systems focuses on fault detection within the power electronics stage, specifically voltage-source inverters supplying machines. </w:t>
      </w:r>
      <w:r w:rsidR="00816333" w:rsidRPr="001936F9">
        <w:rPr>
          <w:rStyle w:val="normaltextrun"/>
          <w:rFonts w:asciiTheme="minorHAnsi" w:eastAsiaTheme="majorEastAsia" w:hAnsiTheme="minorHAnsi" w:cstheme="minorHAnsi"/>
        </w:rPr>
        <w:t>They i</w:t>
      </w:r>
      <w:r w:rsidRPr="001936F9">
        <w:rPr>
          <w:rStyle w:val="normaltextrun"/>
          <w:rFonts w:asciiTheme="minorHAnsi" w:eastAsiaTheme="majorEastAsia" w:hAnsiTheme="minorHAnsi" w:cstheme="minorHAnsi"/>
        </w:rPr>
        <w:t>nvestigated several voltage-based techniques for detecting open-switch faults in inverter-fed motor drives. Their method compares measured voltages at different points in the drive system, such as inverter pole voltages, machine phase voltages, line voltages, and neutral voltages, with reference voltages generated by the PWM control signals. Any deviation between the measured and reference voltages</w:t>
      </w:r>
      <w:r w:rsidR="00C926CE" w:rsidRPr="001936F9">
        <w:rPr>
          <w:rStyle w:val="normaltextrun"/>
          <w:rFonts w:asciiTheme="minorHAnsi" w:eastAsiaTheme="majorEastAsia" w:hAnsiTheme="minorHAnsi" w:cstheme="minorHAnsi"/>
        </w:rPr>
        <w:t xml:space="preserve"> </w:t>
      </w:r>
      <w:r w:rsidRPr="001936F9">
        <w:rPr>
          <w:rStyle w:val="normaltextrun"/>
          <w:rFonts w:asciiTheme="minorHAnsi" w:eastAsiaTheme="majorEastAsia" w:hAnsiTheme="minorHAnsi" w:cstheme="minorHAnsi"/>
        </w:rPr>
        <w:t xml:space="preserve">indicates an error in the system and can be used to identify the specific faulty switch. One of the main advantages of this approach is </w:t>
      </w:r>
      <w:r w:rsidR="00C926CE" w:rsidRPr="001936F9">
        <w:rPr>
          <w:rStyle w:val="normaltextrun"/>
          <w:rFonts w:asciiTheme="minorHAnsi" w:eastAsiaTheme="majorEastAsia" w:hAnsiTheme="minorHAnsi" w:cstheme="minorHAnsi"/>
        </w:rPr>
        <w:t>its short detection time, with errors identified within a single</w:t>
      </w:r>
      <w:r w:rsidRPr="001936F9">
        <w:rPr>
          <w:rStyle w:val="normaltextrun"/>
          <w:rFonts w:asciiTheme="minorHAnsi" w:eastAsiaTheme="majorEastAsia" w:hAnsiTheme="minorHAnsi" w:cstheme="minorHAnsi"/>
        </w:rPr>
        <w:t xml:space="preserve"> cycle. However, the system requires additional voltage sensors and depends on accurate inverter modelling, which may increase system complexity and cost. While this method is effective for industrial motor drives, its applicability to distributed robotic systems is limited due to sensor and hardware constraints.                                  </w:t>
      </w:r>
    </w:p>
    <w:p w14:paraId="61C7F095" w14:textId="77777777" w:rsidR="005861E7" w:rsidRPr="00AF5AB2" w:rsidRDefault="005861E7" w:rsidP="177D0325">
      <w:pPr>
        <w:pStyle w:val="Heading1"/>
        <w:jc w:val="both"/>
        <w:rPr>
          <w:rStyle w:val="normaltextrun"/>
          <w:rFonts w:asciiTheme="minorHAnsi" w:hAnsiTheme="minorHAnsi" w:cstheme="minorBidi"/>
          <w:color w:val="auto"/>
        </w:rPr>
      </w:pPr>
      <w:bookmarkStart w:id="15" w:name="_Toc1123964937"/>
      <w:r w:rsidRPr="177D0325">
        <w:rPr>
          <w:rStyle w:val="normaltextrun"/>
          <w:rFonts w:asciiTheme="minorHAnsi" w:hAnsiTheme="minorHAnsi" w:cstheme="minorBidi"/>
          <w:color w:val="auto"/>
        </w:rPr>
        <w:lastRenderedPageBreak/>
        <w:t>Design Implementation</w:t>
      </w:r>
      <w:bookmarkEnd w:id="15"/>
    </w:p>
    <w:p w14:paraId="766F96DB" w14:textId="2037A95F" w:rsidR="00923786" w:rsidRPr="001936F9" w:rsidRDefault="002C5B5A" w:rsidP="00AF5AB2">
      <w:pPr>
        <w:jc w:val="both"/>
        <w:rPr>
          <w:rStyle w:val="normaltextrun"/>
          <w:rFonts w:cstheme="minorHAnsi"/>
        </w:rPr>
      </w:pPr>
      <w:r w:rsidRPr="001936F9">
        <w:rPr>
          <w:rStyle w:val="normaltextrun"/>
          <w:rFonts w:cstheme="minorHAnsi"/>
        </w:rPr>
        <w:t>T</w:t>
      </w:r>
      <w:r w:rsidR="005861E7" w:rsidRPr="001936F9">
        <w:rPr>
          <w:rStyle w:val="normaltextrun"/>
          <w:rFonts w:cstheme="minorHAnsi"/>
        </w:rPr>
        <w:t xml:space="preserve">his section will go through how </w:t>
      </w:r>
      <w:r w:rsidRPr="001936F9">
        <w:rPr>
          <w:rStyle w:val="normaltextrun"/>
          <w:rFonts w:cstheme="minorHAnsi"/>
        </w:rPr>
        <w:t>this project was</w:t>
      </w:r>
      <w:r w:rsidR="005861E7" w:rsidRPr="001936F9">
        <w:rPr>
          <w:rStyle w:val="normaltextrun"/>
          <w:rFonts w:cstheme="minorHAnsi"/>
        </w:rPr>
        <w:t xml:space="preserve"> </w:t>
      </w:r>
      <w:r w:rsidRPr="001936F9">
        <w:rPr>
          <w:rStyle w:val="normaltextrun"/>
          <w:rFonts w:cstheme="minorHAnsi"/>
        </w:rPr>
        <w:t xml:space="preserve">done, </w:t>
      </w:r>
      <w:r w:rsidR="00B01825" w:rsidRPr="001936F9">
        <w:rPr>
          <w:rStyle w:val="normaltextrun"/>
          <w:rFonts w:cstheme="minorHAnsi"/>
        </w:rPr>
        <w:t>covering key parts</w:t>
      </w:r>
      <w:r w:rsidR="005861E7" w:rsidRPr="001936F9">
        <w:rPr>
          <w:rStyle w:val="normaltextrun"/>
          <w:rFonts w:cstheme="minorHAnsi"/>
        </w:rPr>
        <w:t xml:space="preserve">. This included </w:t>
      </w:r>
      <w:r w:rsidR="00B01825" w:rsidRPr="001936F9">
        <w:rPr>
          <w:rStyle w:val="normaltextrun"/>
          <w:rFonts w:cstheme="minorHAnsi"/>
        </w:rPr>
        <w:t xml:space="preserve">planning </w:t>
      </w:r>
      <w:r w:rsidR="00B06477" w:rsidRPr="001936F9">
        <w:rPr>
          <w:rStyle w:val="normaltextrun"/>
          <w:rFonts w:cstheme="minorHAnsi"/>
        </w:rPr>
        <w:t>the implementation of</w:t>
      </w:r>
      <w:r w:rsidR="00B01825" w:rsidRPr="001936F9">
        <w:rPr>
          <w:rStyle w:val="normaltextrun"/>
          <w:rFonts w:cstheme="minorHAnsi"/>
        </w:rPr>
        <w:t xml:space="preserve"> the</w:t>
      </w:r>
      <w:r w:rsidR="005861E7" w:rsidRPr="001936F9">
        <w:rPr>
          <w:rStyle w:val="normaltextrun"/>
          <w:rFonts w:cstheme="minorHAnsi"/>
        </w:rPr>
        <w:t xml:space="preserve"> system. The code and implementation of the </w:t>
      </w:r>
      <w:r w:rsidRPr="001936F9">
        <w:rPr>
          <w:rStyle w:val="normaltextrun"/>
          <w:rFonts w:cstheme="minorHAnsi"/>
        </w:rPr>
        <w:t>Inertial Monitoring Unit (</w:t>
      </w:r>
      <w:r w:rsidR="005861E7" w:rsidRPr="001936F9">
        <w:rPr>
          <w:rStyle w:val="normaltextrun"/>
          <w:rFonts w:cstheme="minorHAnsi"/>
        </w:rPr>
        <w:t>IMU</w:t>
      </w:r>
      <w:r w:rsidRPr="001936F9">
        <w:rPr>
          <w:rStyle w:val="normaltextrun"/>
          <w:rFonts w:cstheme="minorHAnsi"/>
        </w:rPr>
        <w:t>)</w:t>
      </w:r>
      <w:r w:rsidR="005861E7" w:rsidRPr="001936F9">
        <w:rPr>
          <w:rStyle w:val="normaltextrun"/>
          <w:rFonts w:cstheme="minorHAnsi"/>
        </w:rPr>
        <w:t xml:space="preserve">, the process </w:t>
      </w:r>
      <w:r w:rsidR="00B01825" w:rsidRPr="001936F9">
        <w:rPr>
          <w:rStyle w:val="normaltextrun"/>
          <w:rFonts w:cstheme="minorHAnsi"/>
        </w:rPr>
        <w:t>for collecting data for the Recurrent Neural Network (RNN),</w:t>
      </w:r>
      <w:r w:rsidR="00B06477" w:rsidRPr="001936F9">
        <w:rPr>
          <w:rStyle w:val="normaltextrun"/>
          <w:rFonts w:cstheme="minorHAnsi"/>
        </w:rPr>
        <w:t xml:space="preserve"> training the RNN</w:t>
      </w:r>
      <w:r w:rsidR="005861E7" w:rsidRPr="001936F9">
        <w:rPr>
          <w:rStyle w:val="normaltextrun"/>
          <w:rFonts w:cstheme="minorHAnsi"/>
        </w:rPr>
        <w:t xml:space="preserve"> and the implementation of the RNN</w:t>
      </w:r>
      <w:r w:rsidRPr="001936F9">
        <w:rPr>
          <w:rStyle w:val="normaltextrun"/>
          <w:rFonts w:cstheme="minorHAnsi"/>
        </w:rPr>
        <w:t xml:space="preserve"> on the IMU. It will also discuss any issues faced or potential improvements that could be implemented into the project.</w:t>
      </w:r>
    </w:p>
    <w:p w14:paraId="07D111E7" w14:textId="03EF4AF1" w:rsidR="00923786" w:rsidRPr="00AF5AB2" w:rsidRDefault="00923786" w:rsidP="177D0325">
      <w:pPr>
        <w:pStyle w:val="Heading2"/>
        <w:jc w:val="both"/>
        <w:rPr>
          <w:rStyle w:val="normaltextrun"/>
          <w:rFonts w:asciiTheme="minorHAnsi" w:hAnsiTheme="minorHAnsi" w:cstheme="minorBidi"/>
          <w:color w:val="auto"/>
        </w:rPr>
      </w:pPr>
      <w:bookmarkStart w:id="16" w:name="_Toc1507844829"/>
      <w:r w:rsidRPr="177D0325">
        <w:rPr>
          <w:rStyle w:val="normaltextrun"/>
          <w:rFonts w:asciiTheme="minorHAnsi" w:hAnsiTheme="minorHAnsi" w:cstheme="minorBidi"/>
          <w:color w:val="auto"/>
        </w:rPr>
        <w:t>Project Planning</w:t>
      </w:r>
      <w:bookmarkEnd w:id="16"/>
    </w:p>
    <w:p w14:paraId="2EBDC2F6" w14:textId="0F43F038" w:rsidR="00923786" w:rsidRPr="001936F9" w:rsidRDefault="00923786" w:rsidP="00AF5AB2">
      <w:pPr>
        <w:jc w:val="both"/>
        <w:rPr>
          <w:rFonts w:cstheme="minorHAnsi"/>
        </w:rPr>
      </w:pPr>
      <w:r w:rsidRPr="001936F9">
        <w:rPr>
          <w:rFonts w:cstheme="minorHAnsi"/>
        </w:rPr>
        <w:t xml:space="preserve">Starting </w:t>
      </w:r>
      <w:r w:rsidR="00B01825" w:rsidRPr="001936F9">
        <w:rPr>
          <w:rFonts w:cstheme="minorHAnsi"/>
        </w:rPr>
        <w:t xml:space="preserve">project planning is important for staying on track and understanding the order in which </w:t>
      </w:r>
      <w:r w:rsidRPr="001936F9">
        <w:rPr>
          <w:rFonts w:cstheme="minorHAnsi"/>
        </w:rPr>
        <w:t>different aspects of the project need to be completed. To do this</w:t>
      </w:r>
      <w:r w:rsidR="00BA61AA" w:rsidRPr="001936F9">
        <w:rPr>
          <w:rFonts w:cstheme="minorHAnsi"/>
        </w:rPr>
        <w:t xml:space="preserve">, research on all components is needed. This includes researching the </w:t>
      </w:r>
      <w:r w:rsidR="00B01825" w:rsidRPr="001936F9">
        <w:rPr>
          <w:rFonts w:cstheme="minorHAnsi"/>
        </w:rPr>
        <w:t xml:space="preserve">IMU and Robot hardware </w:t>
      </w:r>
      <w:r w:rsidR="00BA61AA" w:rsidRPr="001936F9">
        <w:rPr>
          <w:rFonts w:cstheme="minorHAnsi"/>
        </w:rPr>
        <w:t>used</w:t>
      </w:r>
      <w:r w:rsidR="00B01825" w:rsidRPr="001936F9">
        <w:rPr>
          <w:rFonts w:cstheme="minorHAnsi"/>
        </w:rPr>
        <w:t>,</w:t>
      </w:r>
      <w:r w:rsidR="00BA61AA" w:rsidRPr="001936F9">
        <w:rPr>
          <w:rFonts w:cstheme="minorHAnsi"/>
        </w:rPr>
        <w:t xml:space="preserve"> as well as the software needed for this project. </w:t>
      </w:r>
    </w:p>
    <w:p w14:paraId="76C3AFF5" w14:textId="5DBBD44C" w:rsidR="00BA61AA" w:rsidRPr="001936F9" w:rsidRDefault="5576196F" w:rsidP="600AECB9">
      <w:pPr>
        <w:jc w:val="both"/>
        <w:rPr>
          <w:rFonts w:cstheme="minorHAnsi"/>
        </w:rPr>
      </w:pPr>
      <w:r w:rsidRPr="001936F9">
        <w:rPr>
          <w:rFonts w:cstheme="minorHAnsi"/>
        </w:rPr>
        <w:t>Next</w:t>
      </w:r>
      <w:r w:rsidR="5C0724B3" w:rsidRPr="001936F9">
        <w:rPr>
          <w:rFonts w:cstheme="minorHAnsi"/>
        </w:rPr>
        <w:t>,</w:t>
      </w:r>
      <w:r w:rsidRPr="001936F9">
        <w:rPr>
          <w:rFonts w:cstheme="minorHAnsi"/>
        </w:rPr>
        <w:t xml:space="preserve"> a block diagram</w:t>
      </w:r>
      <w:r w:rsidR="35FB2AE6" w:rsidRPr="001936F9">
        <w:rPr>
          <w:rFonts w:cstheme="minorHAnsi"/>
        </w:rPr>
        <w:t xml:space="preserve"> was made to </w:t>
      </w:r>
      <w:r w:rsidR="35FB2AE6" w:rsidRPr="600AECB9">
        <w:t xml:space="preserve">act as a rough guide </w:t>
      </w:r>
      <w:r w:rsidRPr="600AECB9">
        <w:rPr>
          <w:rPrChange w:id="17" w:author="Alejandro  Gonzalez" w:date="2026-03-30T12:00:00Z" w16du:dateUtc="2026-03-30T11:00:00Z">
            <w:rPr>
              <w:rFonts w:ascii="OpenDyslexic" w:hAnsi="OpenDyslexic"/>
            </w:rPr>
          </w:rPrChange>
        </w:rPr>
        <w:t>th</w:t>
      </w:r>
      <w:r w:rsidR="5C0724B3" w:rsidRPr="600AECB9">
        <w:t>rough</w:t>
      </w:r>
      <w:r w:rsidR="458D31B9" w:rsidRPr="600AECB9">
        <w:t xml:space="preserve"> the</w:t>
      </w:r>
      <w:r w:rsidRPr="600AECB9">
        <w:rPr>
          <w:rPrChange w:id="18" w:author="Alejandro  Gonzalez" w:date="2026-03-30T12:00:00Z" w16du:dateUtc="2026-03-30T11:00:00Z">
            <w:rPr>
              <w:rFonts w:ascii="OpenDyslexic" w:hAnsi="OpenDyslexic"/>
            </w:rPr>
          </w:rPrChange>
        </w:rPr>
        <w:t xml:space="preserve"> different</w:t>
      </w:r>
      <w:r w:rsidRPr="001936F9">
        <w:rPr>
          <w:rFonts w:cstheme="minorHAnsi"/>
        </w:rPr>
        <w:t xml:space="preserve"> steps needed in the project. While the block diagram will be rather linear</w:t>
      </w:r>
      <w:r w:rsidR="3D810118" w:rsidRPr="001936F9">
        <w:rPr>
          <w:rFonts w:cstheme="minorHAnsi"/>
        </w:rPr>
        <w:t xml:space="preserve">, it is important </w:t>
      </w:r>
      <w:r w:rsidR="705C1774" w:rsidRPr="001936F9">
        <w:rPr>
          <w:rFonts w:cstheme="minorHAnsi"/>
        </w:rPr>
        <w:t>because it prevents issues such as collecting data from the robot before the IMU is working correctly and having to move backwards in progress when</w:t>
      </w:r>
      <w:r w:rsidRPr="001936F9">
        <w:rPr>
          <w:rFonts w:cstheme="minorHAnsi"/>
        </w:rPr>
        <w:t xml:space="preserve"> a section is skipped</w:t>
      </w:r>
      <w:r w:rsidR="235AADD5" w:rsidRPr="001936F9">
        <w:rPr>
          <w:rFonts w:cstheme="minorHAnsi"/>
        </w:rPr>
        <w:t xml:space="preserve">. </w:t>
      </w:r>
      <w:r w:rsidR="39B251F9" w:rsidRPr="001936F9">
        <w:rPr>
          <w:rFonts w:cstheme="minorHAnsi"/>
        </w:rPr>
        <w:t>H</w:t>
      </w:r>
      <w:r w:rsidR="235AADD5" w:rsidRPr="001936F9">
        <w:rPr>
          <w:rFonts w:cstheme="minorHAnsi"/>
        </w:rPr>
        <w:t xml:space="preserve">aving </w:t>
      </w:r>
      <w:r w:rsidR="39B251F9" w:rsidRPr="001936F9">
        <w:rPr>
          <w:rFonts w:cstheme="minorHAnsi"/>
        </w:rPr>
        <w:t xml:space="preserve">checks </w:t>
      </w:r>
      <w:r w:rsidR="5C0724B3" w:rsidRPr="001936F9">
        <w:rPr>
          <w:rFonts w:cstheme="minorHAnsi"/>
        </w:rPr>
        <w:t>throughout the block diagram, such as whether the IMU data is stored, serves as a reminder to check the system and helps prevent issues from spreading further down the project, even though it can</w:t>
      </w:r>
      <w:r w:rsidR="1C36F271" w:rsidRPr="001936F9">
        <w:rPr>
          <w:rFonts w:cstheme="minorHAnsi"/>
        </w:rPr>
        <w:t xml:space="preserve"> make the design process seem slower</w:t>
      </w:r>
      <w:r w:rsidR="235AADD5" w:rsidRPr="001936F9">
        <w:rPr>
          <w:rFonts w:cstheme="minorHAnsi"/>
        </w:rPr>
        <w:t xml:space="preserve">. </w:t>
      </w:r>
      <w:r w:rsidR="5C0724B3" w:rsidRPr="001936F9">
        <w:rPr>
          <w:rFonts w:cstheme="minorHAnsi"/>
        </w:rPr>
        <w:t>The block diagram used for this project is shown below</w:t>
      </w:r>
      <w:r w:rsidR="235AADD5" w:rsidRPr="001936F9">
        <w:rPr>
          <w:rFonts w:cstheme="minorHAnsi"/>
        </w:rPr>
        <w:t xml:space="preserve">. </w:t>
      </w:r>
    </w:p>
    <w:p w14:paraId="284279AF" w14:textId="77777777" w:rsidR="008B577F" w:rsidRDefault="005E088B" w:rsidP="00AF5AB2">
      <w:pPr>
        <w:keepNext/>
        <w:jc w:val="both"/>
      </w:pPr>
      <w:r w:rsidRPr="001936F9">
        <w:rPr>
          <w:rStyle w:val="normaltextrun"/>
          <w:rFonts w:cstheme="minorHAnsi"/>
          <w:noProof/>
        </w:rPr>
        <w:lastRenderedPageBreak/>
        <w:drawing>
          <wp:inline distT="0" distB="0" distL="0" distR="0" wp14:anchorId="5BA436C2" wp14:editId="14E10B6D">
            <wp:extent cx="5731510" cy="5615305"/>
            <wp:effectExtent l="0" t="0" r="2540" b="4445"/>
            <wp:docPr id="45860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04961" name=""/>
                    <pic:cNvPicPr/>
                  </pic:nvPicPr>
                  <pic:blipFill>
                    <a:blip r:embed="rId18"/>
                    <a:stretch>
                      <a:fillRect/>
                    </a:stretch>
                  </pic:blipFill>
                  <pic:spPr>
                    <a:xfrm>
                      <a:off x="0" y="0"/>
                      <a:ext cx="5731510" cy="5615305"/>
                    </a:xfrm>
                    <a:prstGeom prst="rect">
                      <a:avLst/>
                    </a:prstGeom>
                  </pic:spPr>
                </pic:pic>
              </a:graphicData>
            </a:graphic>
          </wp:inline>
        </w:drawing>
      </w:r>
    </w:p>
    <w:p w14:paraId="1942FAB4" w14:textId="31DD1F49" w:rsidR="008B577F" w:rsidRPr="00AF5AB2" w:rsidRDefault="008B577F"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001E408B" w:rsidRPr="00AF5AB2">
        <w:rPr>
          <w:rFonts w:cstheme="minorHAnsi"/>
          <w:color w:val="auto"/>
        </w:rPr>
        <w:t>4</w:t>
      </w:r>
      <w:r w:rsidRPr="00AF5AB2">
        <w:rPr>
          <w:rFonts w:cstheme="minorHAnsi"/>
          <w:color w:val="auto"/>
        </w:rPr>
        <w:fldChar w:fldCharType="end"/>
      </w:r>
      <w:r w:rsidRPr="00AF5AB2">
        <w:rPr>
          <w:rFonts w:cstheme="minorHAnsi"/>
          <w:color w:val="auto"/>
        </w:rPr>
        <w:t>: Project Block Diagram</w:t>
      </w:r>
    </w:p>
    <w:p w14:paraId="73026076" w14:textId="4F05713C" w:rsidR="00E4058C" w:rsidRPr="00AF5AB2" w:rsidRDefault="006125FA" w:rsidP="177D0325">
      <w:pPr>
        <w:pStyle w:val="Heading2"/>
        <w:jc w:val="both"/>
        <w:rPr>
          <w:rStyle w:val="normaltextrun"/>
          <w:rFonts w:asciiTheme="minorHAnsi" w:hAnsiTheme="minorHAnsi" w:cstheme="minorBidi"/>
          <w:color w:val="auto"/>
        </w:rPr>
      </w:pPr>
      <w:bookmarkStart w:id="19" w:name="_Toc1086571729"/>
      <w:r w:rsidRPr="177D0325">
        <w:rPr>
          <w:rStyle w:val="normaltextrun"/>
          <w:rFonts w:asciiTheme="minorHAnsi" w:hAnsiTheme="minorHAnsi" w:cstheme="minorBidi"/>
          <w:color w:val="auto"/>
        </w:rPr>
        <w:t>IMU (Inertial Monitoring Unit)</w:t>
      </w:r>
      <w:bookmarkEnd w:id="19"/>
    </w:p>
    <w:p w14:paraId="10D8FA0F" w14:textId="0A4BEBC0" w:rsidR="006125FA" w:rsidRPr="001936F9" w:rsidRDefault="0083556A" w:rsidP="177D0325">
      <w:pPr>
        <w:jc w:val="both"/>
        <w:rPr>
          <w:lang w:val="en-IE"/>
        </w:rPr>
      </w:pPr>
      <w:r w:rsidRPr="177D0325">
        <w:t xml:space="preserve">The IMU used in this project was a </w:t>
      </w:r>
      <w:r w:rsidR="00D435B4" w:rsidRPr="177D0325">
        <w:t>Seeed Studio</w:t>
      </w:r>
      <w:r w:rsidRPr="177D0325">
        <w:t xml:space="preserve"> XIAO nRF52840. This is a </w:t>
      </w:r>
      <w:r w:rsidR="00D435B4" w:rsidRPr="177D0325">
        <w:t xml:space="preserve">9-DOF IMU that contains an accelerometer, gyroscope, and </w:t>
      </w:r>
      <w:r w:rsidRPr="177D0325">
        <w:t>magnetometer</w:t>
      </w:r>
      <w:r w:rsidR="00F71F53" w:rsidRPr="177D0325">
        <w:t xml:space="preserve">. It can use both </w:t>
      </w:r>
      <w:r w:rsidR="00D435B4" w:rsidRPr="177D0325">
        <w:t>Python</w:t>
      </w:r>
      <w:r w:rsidR="00F71F53" w:rsidRPr="177D0325">
        <w:t xml:space="preserve"> an</w:t>
      </w:r>
      <w:r w:rsidR="00B60050" w:rsidRPr="177D0325">
        <w:t>d C using the Arduino compiler. For simplicity</w:t>
      </w:r>
      <w:r w:rsidR="00D435B4" w:rsidRPr="177D0325">
        <w:t>,</w:t>
      </w:r>
      <w:r w:rsidR="00B60050" w:rsidRPr="177D0325">
        <w:t xml:space="preserve"> C using the Arduino </w:t>
      </w:r>
      <w:r w:rsidR="00D435B4" w:rsidRPr="177D0325">
        <w:t>compiler</w:t>
      </w:r>
      <w:r w:rsidR="00B60050" w:rsidRPr="177D0325">
        <w:t xml:space="preserve"> </w:t>
      </w:r>
      <w:r w:rsidR="00BE6E85" w:rsidRPr="177D0325">
        <w:t>can be</w:t>
      </w:r>
      <w:r w:rsidR="00B60050" w:rsidRPr="177D0325">
        <w:t xml:space="preserve"> used </w:t>
      </w:r>
      <w:r w:rsidR="00BE6E85" w:rsidRPr="177D0325">
        <w:t>to visu</w:t>
      </w:r>
      <w:r w:rsidR="004C053B" w:rsidRPr="177D0325">
        <w:t xml:space="preserve">alize </w:t>
      </w:r>
      <w:r w:rsidR="001A165D" w:rsidRPr="177D0325">
        <w:t>the real</w:t>
      </w:r>
      <w:r w:rsidR="00F555CE" w:rsidRPr="177D0325">
        <w:t>-</w:t>
      </w:r>
      <w:r w:rsidR="001A165D" w:rsidRPr="177D0325">
        <w:t>time data without the need for additional code,</w:t>
      </w:r>
      <w:r w:rsidR="00B60050" w:rsidRPr="177D0325">
        <w:t xml:space="preserve"> and the </w:t>
      </w:r>
      <w:r w:rsidR="00D435B4" w:rsidRPr="177D0325">
        <w:t>Seeed Studio</w:t>
      </w:r>
      <w:r w:rsidR="00B60050" w:rsidRPr="177D0325">
        <w:t xml:space="preserve"> wiki has several guides on getting the IMU up and running in C</w:t>
      </w:r>
      <w:r w:rsidR="00822EEB" w:rsidRPr="177D0325">
        <w:t>,</w:t>
      </w:r>
      <w:r w:rsidR="00B60050" w:rsidRPr="177D0325">
        <w:t xml:space="preserve"> including sample code</w:t>
      </w:r>
      <w:r w:rsidR="00822EEB" w:rsidRPr="177D0325">
        <w:t>,</w:t>
      </w:r>
      <w:r w:rsidR="00B60050" w:rsidRPr="177D0325">
        <w:t xml:space="preserve"> which was used as it reduced the time needed to write the code significantly</w:t>
      </w:r>
      <w:r w:rsidR="00822EEB" w:rsidRPr="177D0325">
        <w:t>,</w:t>
      </w:r>
      <w:r w:rsidR="00B60050" w:rsidRPr="177D0325">
        <w:t xml:space="preserve"> as only small modifications </w:t>
      </w:r>
      <w:r w:rsidR="00822EEB" w:rsidRPr="177D0325">
        <w:t>were</w:t>
      </w:r>
      <w:r w:rsidR="00B60050" w:rsidRPr="177D0325">
        <w:t xml:space="preserve"> needed</w:t>
      </w:r>
      <w:r w:rsidR="00E76361" w:rsidRPr="177D0325">
        <w:t xml:space="preserve">. Using the </w:t>
      </w:r>
      <w:r w:rsidR="00D435B4" w:rsidRPr="177D0325">
        <w:t>Seeed Studio wiki,</w:t>
      </w:r>
      <w:r w:rsidR="00E76361" w:rsidRPr="177D0325">
        <w:t xml:space="preserve"> </w:t>
      </w:r>
      <w:r w:rsidR="00822EEB" w:rsidRPr="177D0325">
        <w:t>the IMU’s library is needed for using the IMU and to use the</w:t>
      </w:r>
      <w:r w:rsidR="004B28DD" w:rsidRPr="177D0325">
        <w:t xml:space="preserve"> example ‘HighLevelExample’ from the ‘Seeed Arduino </w:t>
      </w:r>
      <w:r w:rsidR="004B28DD" w:rsidRPr="177D0325">
        <w:rPr>
          <w:lang w:val="en-IE"/>
        </w:rPr>
        <w:t>LSM6DS3’ example set. This was then modified by shortening the example code</w:t>
      </w:r>
      <w:r w:rsidR="00D435B4" w:rsidRPr="177D0325">
        <w:rPr>
          <w:lang w:val="en-IE"/>
        </w:rPr>
        <w:t xml:space="preserve">, since only the acceleration data was used in the Machine Learning (ML) model; </w:t>
      </w:r>
      <w:r w:rsidR="008A6ADE" w:rsidRPr="177D0325">
        <w:rPr>
          <w:lang w:val="en-IE"/>
        </w:rPr>
        <w:t>using the IMU's gyroscope and magnetometer would introduce</w:t>
      </w:r>
      <w:r w:rsidR="004D546B" w:rsidRPr="177D0325">
        <w:rPr>
          <w:lang w:val="en-IE"/>
        </w:rPr>
        <w:t xml:space="preserve"> delays to the system. The </w:t>
      </w:r>
      <w:r w:rsidR="00545A1D" w:rsidRPr="177D0325">
        <w:rPr>
          <w:lang w:val="en-IE"/>
        </w:rPr>
        <w:t>delay at the end of the code was also removed</w:t>
      </w:r>
      <w:r w:rsidR="00D435B4" w:rsidRPr="177D0325">
        <w:rPr>
          <w:lang w:val="en-IE"/>
        </w:rPr>
        <w:t>, since the accelerometer is configured at the start with several settings, such as frequency (set to 400Hz), so the delay is not needed;</w:t>
      </w:r>
      <w:r w:rsidR="00545A1D" w:rsidRPr="177D0325">
        <w:rPr>
          <w:lang w:val="en-IE"/>
        </w:rPr>
        <w:t xml:space="preserve"> it would only stop the accelerometer from working at the correct frequency. Other settings </w:t>
      </w:r>
      <w:r w:rsidR="00D435B4" w:rsidRPr="177D0325">
        <w:rPr>
          <w:lang w:val="en-IE"/>
        </w:rPr>
        <w:t>that were set were bandwidth, which is 100, a range of ±4g,</w:t>
      </w:r>
      <w:r w:rsidR="009634B8" w:rsidRPr="177D0325">
        <w:rPr>
          <w:lang w:val="en-IE"/>
        </w:rPr>
        <w:t xml:space="preserve"> </w:t>
      </w:r>
      <w:r w:rsidR="008A6ADE" w:rsidRPr="177D0325">
        <w:rPr>
          <w:lang w:val="en-IE"/>
        </w:rPr>
        <w:t>which</w:t>
      </w:r>
      <w:r w:rsidR="009634B8" w:rsidRPr="177D0325">
        <w:rPr>
          <w:lang w:val="en-IE"/>
        </w:rPr>
        <w:t xml:space="preserve"> </w:t>
      </w:r>
      <w:r w:rsidR="009634B8" w:rsidRPr="177D0325">
        <w:rPr>
          <w:lang w:val="en-IE"/>
        </w:rPr>
        <w:lastRenderedPageBreak/>
        <w:t>means that the max</w:t>
      </w:r>
      <w:r w:rsidR="003562BB" w:rsidRPr="177D0325">
        <w:rPr>
          <w:lang w:val="en-IE"/>
        </w:rPr>
        <w:t xml:space="preserve"> and minimum values of</w:t>
      </w:r>
      <w:r w:rsidR="009634B8" w:rsidRPr="177D0325">
        <w:rPr>
          <w:lang w:val="en-IE"/>
        </w:rPr>
        <w:t xml:space="preserve"> the accelerometer are 4g and -4g</w:t>
      </w:r>
      <w:r w:rsidR="003562BB" w:rsidRPr="177D0325">
        <w:rPr>
          <w:lang w:val="en-IE"/>
        </w:rPr>
        <w:t xml:space="preserve"> and enable set to 1</w:t>
      </w:r>
      <w:r w:rsidR="00C41E36" w:rsidRPr="177D0325">
        <w:rPr>
          <w:lang w:val="en-IE"/>
        </w:rPr>
        <w:t xml:space="preserve">. </w:t>
      </w:r>
      <w:r w:rsidR="002C621A" w:rsidRPr="177D0325">
        <w:rPr>
          <w:lang w:val="en-IE"/>
        </w:rPr>
        <w:t>Once this</w:t>
      </w:r>
      <w:r w:rsidR="00244F3F" w:rsidRPr="177D0325">
        <w:rPr>
          <w:lang w:val="en-IE"/>
        </w:rPr>
        <w:t xml:space="preserve"> </w:t>
      </w:r>
      <w:r w:rsidR="008A6ADE" w:rsidRPr="177D0325">
        <w:rPr>
          <w:lang w:val="en-IE"/>
        </w:rPr>
        <w:t>is finished</w:t>
      </w:r>
      <w:r w:rsidR="00244F3F" w:rsidRPr="177D0325">
        <w:rPr>
          <w:lang w:val="en-IE"/>
        </w:rPr>
        <w:t>,</w:t>
      </w:r>
      <w:r w:rsidR="008C5637" w:rsidRPr="177D0325">
        <w:rPr>
          <w:lang w:val="en-IE"/>
        </w:rPr>
        <w:t xml:space="preserve"> it needs to be tested. </w:t>
      </w:r>
      <w:r w:rsidR="00F57880" w:rsidRPr="177D0325">
        <w:rPr>
          <w:lang w:val="en-IE"/>
        </w:rPr>
        <w:t>Initial testing</w:t>
      </w:r>
      <w:r w:rsidR="00A002D6" w:rsidRPr="177D0325">
        <w:rPr>
          <w:lang w:val="en-IE"/>
        </w:rPr>
        <w:t xml:space="preserve"> was performed with</w:t>
      </w:r>
      <w:r w:rsidR="00FE47F4" w:rsidRPr="177D0325">
        <w:rPr>
          <w:lang w:val="en-IE"/>
        </w:rPr>
        <w:t xml:space="preserve"> the IMU on the table</w:t>
      </w:r>
      <w:r w:rsidR="008A6ADE" w:rsidRPr="177D0325">
        <w:rPr>
          <w:lang w:val="en-IE"/>
        </w:rPr>
        <w:t>, connecting a Type-C cable between the IMU and the computer, and uploading the code from the Arduino IDE</w:t>
      </w:r>
      <w:r w:rsidR="00FE47F4" w:rsidRPr="177D0325">
        <w:rPr>
          <w:lang w:val="en-IE"/>
        </w:rPr>
        <w:t xml:space="preserve">. Once </w:t>
      </w:r>
      <w:r w:rsidR="008A6ADE" w:rsidRPr="177D0325">
        <w:rPr>
          <w:lang w:val="en-IE"/>
        </w:rPr>
        <w:t xml:space="preserve">run, </w:t>
      </w:r>
      <w:r w:rsidR="008A6ADE" w:rsidRPr="177D0325">
        <w:rPr>
          <w:highlight w:val="yellow"/>
          <w:lang w:val="en-IE"/>
          <w:rPrChange w:id="20" w:author="Alejandro  Gonzalez" w:date="2026-04-20T20:09:00Z" w16du:dateUtc="2026-04-20T19:09:00Z">
            <w:rPr>
              <w:rFonts w:ascii="OpenDyslexic" w:hAnsi="OpenDyslexic"/>
              <w:lang w:val="en-IE"/>
            </w:rPr>
          </w:rPrChange>
        </w:rPr>
        <w:t>you</w:t>
      </w:r>
      <w:r w:rsidR="008A6ADE" w:rsidRPr="177D0325">
        <w:rPr>
          <w:lang w:val="en-IE"/>
        </w:rPr>
        <w:t xml:space="preserve"> can select the serial plotter and move the IMU in linear directions to test the X, Y, and Z accelerations</w:t>
      </w:r>
      <w:r w:rsidR="006667F2" w:rsidRPr="177D0325">
        <w:rPr>
          <w:lang w:val="en-IE"/>
        </w:rPr>
        <w:t>. This is not a perfect testing method</w:t>
      </w:r>
      <w:r w:rsidR="008A6ADE" w:rsidRPr="177D0325">
        <w:rPr>
          <w:lang w:val="en-IE"/>
        </w:rPr>
        <w:t xml:space="preserve">, as there is no way to verify that the acceleration is accurate, but it will allow </w:t>
      </w:r>
      <w:r w:rsidR="008A6ADE" w:rsidRPr="177D0325">
        <w:rPr>
          <w:highlight w:val="yellow"/>
          <w:lang w:val="en-IE"/>
          <w:rPrChange w:id="21" w:author="Alejandro  Gonzalez" w:date="2026-04-20T20:09:00Z" w16du:dateUtc="2026-04-20T19:09:00Z">
            <w:rPr>
              <w:rFonts w:ascii="OpenDyslexic" w:hAnsi="OpenDyslexic"/>
              <w:lang w:val="en-IE"/>
            </w:rPr>
          </w:rPrChange>
        </w:rPr>
        <w:t>you</w:t>
      </w:r>
      <w:r w:rsidR="008A6ADE" w:rsidRPr="177D0325">
        <w:rPr>
          <w:lang w:val="en-IE"/>
        </w:rPr>
        <w:t xml:space="preserve"> to see how the acceleration changes to ensure it is working</w:t>
      </w:r>
      <w:r w:rsidR="00996658" w:rsidRPr="177D0325">
        <w:rPr>
          <w:lang w:val="en-IE"/>
        </w:rPr>
        <w:t xml:space="preserve"> correctly.</w:t>
      </w:r>
      <w:r w:rsidR="00556C2B" w:rsidRPr="177D0325">
        <w:rPr>
          <w:lang w:val="en-IE"/>
        </w:rPr>
        <w:t xml:space="preserve"> Do this several times </w:t>
      </w:r>
      <w:r w:rsidR="007845A7" w:rsidRPr="177D0325">
        <w:rPr>
          <w:lang w:val="en-IE"/>
        </w:rPr>
        <w:t>at different speeds to see if it shows a difference in acceleration,</w:t>
      </w:r>
      <w:r w:rsidR="00D7311D" w:rsidRPr="177D0325">
        <w:rPr>
          <w:lang w:val="en-IE"/>
        </w:rPr>
        <w:t xml:space="preserve"> not just that the IMU is accelerating. If the IMU </w:t>
      </w:r>
      <w:r w:rsidR="008A6ADE" w:rsidRPr="177D0325">
        <w:rPr>
          <w:lang w:val="en-IE"/>
        </w:rPr>
        <w:t xml:space="preserve">shows a difference in acceleration between speeds, test going diagonally next, both at somewhat consistent speeds and at </w:t>
      </w:r>
      <w:r w:rsidR="00B85526" w:rsidRPr="177D0325">
        <w:rPr>
          <w:lang w:val="en-IE"/>
        </w:rPr>
        <w:t>different speeds</w:t>
      </w:r>
      <w:r w:rsidR="008A6ADE" w:rsidRPr="177D0325">
        <w:rPr>
          <w:lang w:val="en-IE"/>
        </w:rPr>
        <w:t>,</w:t>
      </w:r>
      <w:r w:rsidR="00B85526" w:rsidRPr="177D0325">
        <w:rPr>
          <w:lang w:val="en-IE"/>
        </w:rPr>
        <w:t xml:space="preserve"> to </w:t>
      </w:r>
      <w:r w:rsidR="008F41C4" w:rsidRPr="177D0325">
        <w:rPr>
          <w:lang w:val="en-IE"/>
        </w:rPr>
        <w:t xml:space="preserve">test how it handles </w:t>
      </w:r>
      <w:r w:rsidR="00EF7C3C" w:rsidRPr="177D0325">
        <w:rPr>
          <w:lang w:val="en-IE"/>
        </w:rPr>
        <w:t>multiple acceleration inputs</w:t>
      </w:r>
      <w:r w:rsidR="006154CB" w:rsidRPr="177D0325">
        <w:rPr>
          <w:lang w:val="en-IE"/>
        </w:rPr>
        <w:t>.</w:t>
      </w:r>
    </w:p>
    <w:p w14:paraId="5924841F" w14:textId="0201DDBA" w:rsidR="00A13411" w:rsidRPr="00AF5AB2" w:rsidRDefault="00127B14" w:rsidP="177D0325">
      <w:pPr>
        <w:pStyle w:val="Heading2"/>
        <w:jc w:val="both"/>
        <w:rPr>
          <w:rFonts w:asciiTheme="minorHAnsi" w:hAnsiTheme="minorHAnsi" w:cstheme="minorBidi"/>
          <w:color w:val="auto"/>
          <w:lang w:val="en-IE"/>
        </w:rPr>
      </w:pPr>
      <w:bookmarkStart w:id="22" w:name="_Toc1713300034"/>
      <w:r w:rsidRPr="177D0325">
        <w:rPr>
          <w:rFonts w:asciiTheme="minorHAnsi" w:hAnsiTheme="minorHAnsi" w:cstheme="minorBidi"/>
          <w:color w:val="auto"/>
          <w:lang w:val="en-IE"/>
        </w:rPr>
        <w:t>CS</w:t>
      </w:r>
      <w:r w:rsidR="00234028" w:rsidRPr="177D0325">
        <w:rPr>
          <w:rFonts w:asciiTheme="minorHAnsi" w:hAnsiTheme="minorHAnsi" w:cstheme="minorBidi"/>
          <w:color w:val="auto"/>
          <w:lang w:val="en-IE"/>
        </w:rPr>
        <w:t>V</w:t>
      </w:r>
      <w:bookmarkEnd w:id="22"/>
      <w:r w:rsidRPr="177D0325">
        <w:rPr>
          <w:rFonts w:asciiTheme="minorHAnsi" w:hAnsiTheme="minorHAnsi" w:cstheme="minorBidi"/>
          <w:color w:val="auto"/>
          <w:lang w:val="en-IE"/>
        </w:rPr>
        <w:t xml:space="preserve"> </w:t>
      </w:r>
    </w:p>
    <w:p w14:paraId="2A9B789B" w14:textId="6EB7BD7B" w:rsidR="003152ED" w:rsidRPr="001936F9" w:rsidRDefault="00E04527" w:rsidP="00AF5AB2">
      <w:pPr>
        <w:jc w:val="both"/>
        <w:rPr>
          <w:rFonts w:cstheme="minorHAnsi"/>
          <w:lang w:val="en-IE"/>
        </w:rPr>
      </w:pPr>
      <w:r w:rsidRPr="001936F9">
        <w:rPr>
          <w:rFonts w:cstheme="minorHAnsi"/>
          <w:lang w:val="en-IE"/>
        </w:rPr>
        <w:t xml:space="preserve">A major part of this project relies on moving the acceleration data from the </w:t>
      </w:r>
      <w:r w:rsidR="006B3E19" w:rsidRPr="001936F9">
        <w:rPr>
          <w:rFonts w:cstheme="minorHAnsi"/>
          <w:lang w:val="en-IE"/>
        </w:rPr>
        <w:t>IMU t</w:t>
      </w:r>
      <w:r w:rsidR="00234028" w:rsidRPr="001936F9">
        <w:rPr>
          <w:rFonts w:cstheme="minorHAnsi"/>
          <w:lang w:val="en-IE"/>
        </w:rPr>
        <w:t>o an Excel CSV file so that it can be used for training the Machine Learning model</w:t>
      </w:r>
      <w:r w:rsidR="00695E86" w:rsidRPr="001936F9">
        <w:rPr>
          <w:rFonts w:cstheme="minorHAnsi"/>
          <w:lang w:val="en-IE"/>
        </w:rPr>
        <w:t xml:space="preserve">. A </w:t>
      </w:r>
      <w:r w:rsidR="00AE2382" w:rsidRPr="001936F9">
        <w:rPr>
          <w:rFonts w:cstheme="minorHAnsi"/>
          <w:lang w:val="en-IE"/>
        </w:rPr>
        <w:t>Python</w:t>
      </w:r>
      <w:r w:rsidR="00695E86" w:rsidRPr="001936F9">
        <w:rPr>
          <w:rFonts w:cstheme="minorHAnsi"/>
          <w:lang w:val="en-IE"/>
        </w:rPr>
        <w:t xml:space="preserve"> code is required to do this</w:t>
      </w:r>
      <w:r w:rsidR="0006402A" w:rsidRPr="001936F9">
        <w:rPr>
          <w:rFonts w:cstheme="minorHAnsi"/>
          <w:lang w:val="en-IE"/>
        </w:rPr>
        <w:t xml:space="preserve">. It reads the </w:t>
      </w:r>
      <w:r w:rsidR="003A4DD3" w:rsidRPr="001936F9">
        <w:rPr>
          <w:rFonts w:cstheme="minorHAnsi"/>
          <w:lang w:val="en-IE"/>
        </w:rPr>
        <w:t>data incoming from a specific port. In this case</w:t>
      </w:r>
      <w:r w:rsidR="00573621" w:rsidRPr="001936F9">
        <w:rPr>
          <w:rFonts w:cstheme="minorHAnsi"/>
          <w:lang w:val="en-IE"/>
        </w:rPr>
        <w:t>, it's COMM port 4,</w:t>
      </w:r>
      <w:r w:rsidR="00987C99" w:rsidRPr="001936F9">
        <w:rPr>
          <w:rFonts w:cstheme="minorHAnsi"/>
          <w:lang w:val="en-IE"/>
        </w:rPr>
        <w:t xml:space="preserve"> </w:t>
      </w:r>
      <w:r w:rsidR="0071419C" w:rsidRPr="001936F9">
        <w:rPr>
          <w:rFonts w:cstheme="minorHAnsi"/>
          <w:lang w:val="en-IE"/>
        </w:rPr>
        <w:t>which is the USB port that the IMU was connected to. In the IMU code</w:t>
      </w:r>
      <w:r w:rsidR="00573621" w:rsidRPr="001936F9">
        <w:rPr>
          <w:rFonts w:cstheme="minorHAnsi"/>
          <w:lang w:val="en-IE"/>
        </w:rPr>
        <w:t>, Serial.print() was used when printing the acceleration data,</w:t>
      </w:r>
      <w:r w:rsidR="00322412" w:rsidRPr="001936F9">
        <w:rPr>
          <w:rFonts w:cstheme="minorHAnsi"/>
          <w:lang w:val="en-IE"/>
        </w:rPr>
        <w:t xml:space="preserve"> as this sends the data to the </w:t>
      </w:r>
      <w:r w:rsidR="00CE5DF5" w:rsidRPr="001936F9">
        <w:rPr>
          <w:rFonts w:cstheme="minorHAnsi"/>
          <w:lang w:val="en-IE"/>
        </w:rPr>
        <w:t xml:space="preserve">connected COMM port so that other programs can read </w:t>
      </w:r>
      <w:r w:rsidR="005150AA" w:rsidRPr="001936F9">
        <w:rPr>
          <w:rFonts w:cstheme="minorHAnsi"/>
          <w:lang w:val="en-IE"/>
        </w:rPr>
        <w:t>the data.</w:t>
      </w:r>
      <w:r w:rsidR="007845A7" w:rsidRPr="001936F9">
        <w:rPr>
          <w:rFonts w:cstheme="minorHAnsi"/>
          <w:lang w:val="en-IE"/>
        </w:rPr>
        <w:t xml:space="preserve"> You then need to </w:t>
      </w:r>
      <w:r w:rsidR="00573621" w:rsidRPr="001936F9">
        <w:rPr>
          <w:rFonts w:cstheme="minorHAnsi"/>
          <w:lang w:val="en-IE"/>
        </w:rPr>
        <w:t>write the Python code that first opens</w:t>
      </w:r>
      <w:r w:rsidR="1EF38AAE" w:rsidRPr="001936F9">
        <w:rPr>
          <w:rFonts w:cstheme="minorHAnsi"/>
          <w:lang w:val="en-IE"/>
        </w:rPr>
        <w:t xml:space="preserve"> a </w:t>
      </w:r>
      <w:r w:rsidR="00573621" w:rsidRPr="001936F9">
        <w:rPr>
          <w:rFonts w:cstheme="minorHAnsi"/>
          <w:lang w:val="en-IE"/>
        </w:rPr>
        <w:t>CSV</w:t>
      </w:r>
      <w:r w:rsidR="1EF38AAE" w:rsidRPr="001936F9">
        <w:rPr>
          <w:rFonts w:cstheme="minorHAnsi"/>
          <w:lang w:val="en-IE"/>
        </w:rPr>
        <w:t xml:space="preserve"> file. It then needs to con</w:t>
      </w:r>
      <w:r w:rsidR="64D55F72" w:rsidRPr="001936F9">
        <w:rPr>
          <w:rFonts w:cstheme="minorHAnsi"/>
          <w:lang w:val="en-IE"/>
        </w:rPr>
        <w:t xml:space="preserve">nect to a COMM port as mentioned above. </w:t>
      </w:r>
      <w:commentRangeStart w:id="23"/>
      <w:commentRangeStart w:id="24"/>
      <w:commentRangeStart w:id="25"/>
      <w:commentRangeStart w:id="26"/>
      <w:r w:rsidR="64D55F72" w:rsidRPr="001936F9">
        <w:rPr>
          <w:rFonts w:cstheme="minorHAnsi"/>
          <w:lang w:val="en-IE"/>
        </w:rPr>
        <w:t>Once it is connected</w:t>
      </w:r>
      <w:r w:rsidR="00573621" w:rsidRPr="001936F9">
        <w:rPr>
          <w:rFonts w:cstheme="minorHAnsi"/>
          <w:lang w:val="en-IE"/>
        </w:rPr>
        <w:t>, you convert the data sent over the COMM port to a text format suited for Excel</w:t>
      </w:r>
      <w:r w:rsidR="4CF83822" w:rsidRPr="001936F9">
        <w:rPr>
          <w:rFonts w:cstheme="minorHAnsi"/>
          <w:lang w:val="en-IE"/>
        </w:rPr>
        <w:t>. This is then put through a while True: loop</w:t>
      </w:r>
      <w:r w:rsidR="00573621" w:rsidRPr="001936F9">
        <w:rPr>
          <w:rFonts w:cstheme="minorHAnsi"/>
          <w:lang w:val="en-IE"/>
        </w:rPr>
        <w:t xml:space="preserve"> that doesn't end until it stops reading</w:t>
      </w:r>
      <w:r w:rsidR="6204E59C" w:rsidRPr="001936F9">
        <w:rPr>
          <w:rFonts w:cstheme="minorHAnsi"/>
          <w:lang w:val="en-IE"/>
        </w:rPr>
        <w:t xml:space="preserve"> data from the COMM port</w:t>
      </w:r>
      <w:commentRangeEnd w:id="23"/>
      <w:r w:rsidRPr="001936F9">
        <w:rPr>
          <w:rStyle w:val="CommentReference"/>
          <w:rFonts w:cstheme="minorHAnsi"/>
          <w:sz w:val="22"/>
          <w:szCs w:val="22"/>
          <w:lang w:val="en-IE"/>
        </w:rPr>
        <w:commentReference w:id="23"/>
      </w:r>
      <w:commentRangeEnd w:id="24"/>
      <w:r w:rsidRPr="001936F9">
        <w:rPr>
          <w:rStyle w:val="CommentReference"/>
          <w:rFonts w:cstheme="minorHAnsi"/>
          <w:sz w:val="22"/>
          <w:szCs w:val="22"/>
          <w:lang w:val="en-IE"/>
        </w:rPr>
        <w:commentReference w:id="24"/>
      </w:r>
      <w:commentRangeEnd w:id="25"/>
      <w:r w:rsidRPr="001936F9">
        <w:rPr>
          <w:rStyle w:val="CommentReference"/>
          <w:rFonts w:cstheme="minorHAnsi"/>
          <w:sz w:val="22"/>
          <w:szCs w:val="22"/>
          <w:lang w:val="en-IE"/>
        </w:rPr>
        <w:commentReference w:id="25"/>
      </w:r>
      <w:commentRangeEnd w:id="26"/>
      <w:r w:rsidRPr="001936F9">
        <w:rPr>
          <w:rStyle w:val="CommentReference"/>
          <w:rFonts w:cstheme="minorHAnsi"/>
          <w:sz w:val="22"/>
          <w:szCs w:val="22"/>
          <w:lang w:val="en-IE"/>
        </w:rPr>
        <w:commentReference w:id="26"/>
      </w:r>
      <w:r w:rsidR="6204E59C" w:rsidRPr="001936F9">
        <w:rPr>
          <w:rFonts w:cstheme="minorHAnsi"/>
          <w:lang w:val="en-IE"/>
        </w:rPr>
        <w:t>.</w:t>
      </w:r>
      <w:r w:rsidR="00347D8B" w:rsidRPr="001936F9">
        <w:rPr>
          <w:rFonts w:cstheme="minorHAnsi"/>
          <w:lang w:val="en-IE"/>
        </w:rPr>
        <w:t xml:space="preserve"> This is done </w:t>
      </w:r>
      <w:r w:rsidR="002B7A86" w:rsidRPr="001936F9">
        <w:rPr>
          <w:rFonts w:cstheme="minorHAnsi"/>
          <w:lang w:val="en-IE"/>
        </w:rPr>
        <w:t>in the IMU code</w:t>
      </w:r>
      <w:r w:rsidR="00902E79" w:rsidRPr="001936F9">
        <w:rPr>
          <w:rFonts w:cstheme="minorHAnsi"/>
          <w:lang w:val="en-IE"/>
        </w:rPr>
        <w:t xml:space="preserve"> with a for loop which loops 200,000 times.</w:t>
      </w:r>
    </w:p>
    <w:p w14:paraId="7501D1BF" w14:textId="77777777" w:rsidR="0087563A" w:rsidRPr="001936F9" w:rsidRDefault="0087563A" w:rsidP="00AF5AB2">
      <w:pPr>
        <w:jc w:val="both"/>
        <w:rPr>
          <w:rFonts w:cstheme="minorHAnsi"/>
          <w:lang w:val="en-IE"/>
        </w:rPr>
      </w:pPr>
    </w:p>
    <w:p w14:paraId="2CAD9449" w14:textId="28D6BC4A" w:rsidR="00353468" w:rsidRPr="001936F9" w:rsidRDefault="00746BA9" w:rsidP="00AF5AB2">
      <w:pPr>
        <w:ind w:left="1440"/>
        <w:jc w:val="both"/>
        <w:rPr>
          <w:rFonts w:cstheme="minorHAnsi"/>
          <w:lang w:val="en-IE"/>
        </w:rPr>
      </w:pPr>
      <w:r w:rsidRPr="001936F9">
        <w:rPr>
          <w:rFonts w:cstheme="minorHAnsi"/>
          <w:lang w:val="en-IE"/>
        </w:rPr>
        <w:t>Connect to COM4</w:t>
      </w:r>
    </w:p>
    <w:p w14:paraId="5CA4251A" w14:textId="254D946C" w:rsidR="00746BA9" w:rsidRPr="001936F9" w:rsidRDefault="001A5F76" w:rsidP="00AF5AB2">
      <w:pPr>
        <w:ind w:left="1440"/>
        <w:jc w:val="both"/>
        <w:rPr>
          <w:rFonts w:cstheme="minorHAnsi"/>
          <w:lang w:val="en-IE"/>
        </w:rPr>
      </w:pPr>
      <w:r w:rsidRPr="001936F9">
        <w:rPr>
          <w:rFonts w:cstheme="minorHAnsi"/>
          <w:lang w:val="en-IE"/>
        </w:rPr>
        <w:t>While (</w:t>
      </w:r>
      <w:r w:rsidR="009B56A3" w:rsidRPr="001936F9">
        <w:rPr>
          <w:rFonts w:cstheme="minorHAnsi"/>
          <w:lang w:val="en-IE"/>
        </w:rPr>
        <w:t>i = 200,000 (Done in IMU)</w:t>
      </w:r>
      <w:ins w:id="27" w:author="Alejandro  Gonzalez" w:date="2026-04-22T09:08:00Z" w16du:dateUtc="2026-04-22T09:08:02Z">
        <w:r w:rsidR="3669A529" w:rsidRPr="001936F9">
          <w:rPr>
            <w:rFonts w:cstheme="minorHAnsi"/>
            <w:lang w:val="en-IE"/>
          </w:rPr>
          <w:t>)</w:t>
        </w:r>
      </w:ins>
      <w:r w:rsidR="00746BA9" w:rsidRPr="001936F9">
        <w:rPr>
          <w:rFonts w:cstheme="minorHAnsi"/>
          <w:lang w:val="en-IE"/>
        </w:rPr>
        <w:t>:</w:t>
      </w:r>
    </w:p>
    <w:p w14:paraId="4F02137A" w14:textId="606D1022" w:rsidR="00746BA9" w:rsidRPr="001936F9" w:rsidRDefault="00C172C6">
      <w:pPr>
        <w:ind w:left="1440" w:firstLine="720"/>
        <w:jc w:val="both"/>
        <w:rPr>
          <w:rFonts w:cstheme="minorHAnsi"/>
          <w:lang w:val="en-IE"/>
        </w:rPr>
        <w:pPrChange w:id="28" w:author="Alejandro  Gonzalez" w:date="2026-04-22T10:08:00Z" w16du:dateUtc="2026-04-22T09:08:00Z">
          <w:pPr>
            <w:ind w:left="1440"/>
          </w:pPr>
        </w:pPrChange>
      </w:pPr>
      <w:r w:rsidRPr="001936F9">
        <w:rPr>
          <w:rFonts w:cstheme="minorHAnsi"/>
          <w:lang w:val="en-IE"/>
        </w:rPr>
        <w:t>Read COM4</w:t>
      </w:r>
    </w:p>
    <w:p w14:paraId="628FFC3B" w14:textId="5310D5E5" w:rsidR="00C172C6" w:rsidRPr="001936F9" w:rsidRDefault="00577BDE">
      <w:pPr>
        <w:ind w:left="1440" w:firstLine="720"/>
        <w:jc w:val="both"/>
        <w:rPr>
          <w:rFonts w:cstheme="minorHAnsi"/>
          <w:lang w:val="en-IE"/>
        </w:rPr>
        <w:pPrChange w:id="29" w:author="Alejandro  Gonzalez" w:date="2026-04-22T10:08:00Z" w16du:dateUtc="2026-04-22T09:08:00Z">
          <w:pPr>
            <w:ind w:left="1440"/>
          </w:pPr>
        </w:pPrChange>
      </w:pPr>
      <w:r w:rsidRPr="001936F9">
        <w:rPr>
          <w:rFonts w:cstheme="minorHAnsi"/>
          <w:lang w:val="en-IE"/>
        </w:rPr>
        <w:t xml:space="preserve">Convert data to </w:t>
      </w:r>
      <w:r w:rsidR="002144FE" w:rsidRPr="001936F9">
        <w:rPr>
          <w:rFonts w:cstheme="minorHAnsi"/>
          <w:lang w:val="en-IE"/>
        </w:rPr>
        <w:t>text</w:t>
      </w:r>
    </w:p>
    <w:p w14:paraId="57464E54" w14:textId="32C0DFEC" w:rsidR="002144FE" w:rsidRPr="001936F9" w:rsidRDefault="002144FE">
      <w:pPr>
        <w:ind w:left="1440" w:firstLine="720"/>
        <w:jc w:val="both"/>
        <w:rPr>
          <w:rFonts w:cstheme="minorHAnsi"/>
          <w:lang w:val="en-IE"/>
        </w:rPr>
        <w:pPrChange w:id="30" w:author="Alejandro  Gonzalez" w:date="2026-04-22T10:08:00Z" w16du:dateUtc="2026-04-22T09:08:00Z">
          <w:pPr>
            <w:ind w:left="1440"/>
          </w:pPr>
        </w:pPrChange>
      </w:pPr>
      <w:r w:rsidRPr="001936F9">
        <w:rPr>
          <w:rFonts w:cstheme="minorHAnsi"/>
          <w:lang w:val="en-IE"/>
        </w:rPr>
        <w:t xml:space="preserve">Get </w:t>
      </w:r>
      <w:r w:rsidR="00B47DA5" w:rsidRPr="001936F9">
        <w:rPr>
          <w:rFonts w:cstheme="minorHAnsi"/>
          <w:lang w:val="en-IE"/>
        </w:rPr>
        <w:t xml:space="preserve">the </w:t>
      </w:r>
      <w:r w:rsidRPr="001936F9">
        <w:rPr>
          <w:rFonts w:cstheme="minorHAnsi"/>
          <w:lang w:val="en-IE"/>
        </w:rPr>
        <w:t>current time</w:t>
      </w:r>
    </w:p>
    <w:p w14:paraId="4C185C44" w14:textId="0F40FB98" w:rsidR="008F3764" w:rsidRPr="001936F9" w:rsidRDefault="008F3764" w:rsidP="00AF5AB2">
      <w:pPr>
        <w:ind w:left="1440" w:firstLine="720"/>
        <w:jc w:val="both"/>
        <w:rPr>
          <w:rFonts w:cstheme="minorHAnsi"/>
          <w:lang w:val="en-IE"/>
        </w:rPr>
      </w:pPr>
      <w:r w:rsidRPr="001936F9">
        <w:rPr>
          <w:rFonts w:cstheme="minorHAnsi"/>
          <w:lang w:val="en-IE"/>
        </w:rPr>
        <w:t>Write data and time to CSV file</w:t>
      </w:r>
    </w:p>
    <w:p w14:paraId="0F828F87" w14:textId="6D343CAC" w:rsidR="009B56A3" w:rsidRPr="001936F9" w:rsidRDefault="009B56A3" w:rsidP="00AF5AB2">
      <w:pPr>
        <w:ind w:left="1440" w:firstLine="720"/>
        <w:jc w:val="both"/>
        <w:rPr>
          <w:rFonts w:cstheme="minorHAnsi"/>
          <w:lang w:val="en-IE"/>
        </w:rPr>
      </w:pPr>
      <w:r w:rsidRPr="001936F9">
        <w:rPr>
          <w:rFonts w:cstheme="minorHAnsi"/>
          <w:lang w:val="en-IE"/>
        </w:rPr>
        <w:t>i =+</w:t>
      </w:r>
    </w:p>
    <w:p w14:paraId="30CBC438" w14:textId="7BC9E48C" w:rsidR="008F3764" w:rsidRPr="001936F9" w:rsidRDefault="008F3764" w:rsidP="00AF5AB2">
      <w:pPr>
        <w:ind w:left="1440"/>
        <w:jc w:val="both"/>
        <w:rPr>
          <w:rFonts w:cstheme="minorHAnsi"/>
          <w:lang w:val="en-IE"/>
        </w:rPr>
      </w:pPr>
      <w:r w:rsidRPr="001936F9">
        <w:rPr>
          <w:rFonts w:cstheme="minorHAnsi"/>
          <w:lang w:val="en-IE"/>
        </w:rPr>
        <w:t xml:space="preserve">End </w:t>
      </w:r>
      <w:r w:rsidR="5F7AB0A8" w:rsidRPr="001936F9">
        <w:rPr>
          <w:rFonts w:cstheme="minorHAnsi"/>
          <w:lang w:val="en-IE"/>
        </w:rPr>
        <w:t>while</w:t>
      </w:r>
    </w:p>
    <w:p w14:paraId="69664E99" w14:textId="55B0570B" w:rsidR="008F3764" w:rsidRPr="001936F9" w:rsidRDefault="0087563A" w:rsidP="00AF5AB2">
      <w:pPr>
        <w:ind w:left="1440"/>
        <w:jc w:val="both"/>
        <w:rPr>
          <w:rFonts w:cstheme="minorHAnsi"/>
          <w:lang w:val="en-IE"/>
        </w:rPr>
      </w:pPr>
      <w:r w:rsidRPr="001936F9">
        <w:rPr>
          <w:rFonts w:cstheme="minorHAnsi"/>
          <w:lang w:val="en-IE"/>
        </w:rPr>
        <w:t>Close COM4</w:t>
      </w:r>
    </w:p>
    <w:p w14:paraId="78CEE055" w14:textId="1716EBDC" w:rsidR="0087563A" w:rsidRPr="001936F9" w:rsidRDefault="0060406B" w:rsidP="00AF5AB2">
      <w:pPr>
        <w:ind w:left="1440"/>
        <w:jc w:val="both"/>
        <w:rPr>
          <w:rFonts w:cstheme="minorHAnsi"/>
          <w:lang w:val="en-IE"/>
        </w:rPr>
      </w:pPr>
      <w:r w:rsidRPr="001936F9">
        <w:rPr>
          <w:rFonts w:cstheme="minorHAnsi"/>
          <w:lang w:val="en-IE"/>
        </w:rPr>
        <w:t xml:space="preserve">Close </w:t>
      </w:r>
      <w:r w:rsidR="0087563A" w:rsidRPr="001936F9">
        <w:rPr>
          <w:rFonts w:cstheme="minorHAnsi"/>
          <w:lang w:val="en-IE"/>
        </w:rPr>
        <w:t>CSV file</w:t>
      </w:r>
    </w:p>
    <w:p w14:paraId="7B6D09B1" w14:textId="5565B3F6" w:rsidR="00F17695" w:rsidRPr="00AF5AB2" w:rsidRDefault="001E408B" w:rsidP="00AF5AB2">
      <w:pPr>
        <w:pStyle w:val="Caption"/>
        <w:jc w:val="both"/>
        <w:rPr>
          <w:rFonts w:cstheme="minorHAnsi"/>
          <w:color w:val="auto"/>
          <w:highlight w:val="lightGray"/>
          <w:lang w:val="en-IE"/>
        </w:rPr>
      </w:pPr>
      <w:r w:rsidRPr="00AF5AB2">
        <w:rPr>
          <w:rFonts w:cstheme="minorHAnsi"/>
          <w:color w:val="auto"/>
        </w:rPr>
        <w:t xml:space="preserve">Pseudocode </w:t>
      </w:r>
      <w:r w:rsidRPr="00AF5AB2">
        <w:rPr>
          <w:rFonts w:cstheme="minorHAnsi"/>
          <w:color w:val="auto"/>
        </w:rPr>
        <w:fldChar w:fldCharType="begin"/>
      </w:r>
      <w:r w:rsidRPr="00AF5AB2">
        <w:rPr>
          <w:rFonts w:cstheme="minorHAnsi"/>
          <w:color w:val="auto"/>
        </w:rPr>
        <w:instrText xml:space="preserve"> SEQ Pseudocode \* ARABIC </w:instrText>
      </w:r>
      <w:r w:rsidRPr="00AF5AB2">
        <w:rPr>
          <w:rFonts w:cstheme="minorHAnsi"/>
          <w:color w:val="auto"/>
        </w:rPr>
        <w:fldChar w:fldCharType="separate"/>
      </w:r>
      <w:r w:rsidRPr="00AF5AB2">
        <w:rPr>
          <w:rFonts w:cstheme="minorHAnsi"/>
          <w:color w:val="auto"/>
        </w:rPr>
        <w:t>1</w:t>
      </w:r>
      <w:r w:rsidRPr="00AF5AB2">
        <w:rPr>
          <w:rFonts w:cstheme="minorHAnsi"/>
          <w:color w:val="auto"/>
        </w:rPr>
        <w:fldChar w:fldCharType="end"/>
      </w:r>
      <w:r w:rsidRPr="00AF5AB2">
        <w:rPr>
          <w:rFonts w:cstheme="minorHAnsi"/>
          <w:color w:val="auto"/>
        </w:rPr>
        <w:t>: CSV file writing</w:t>
      </w:r>
    </w:p>
    <w:p w14:paraId="733CA13B" w14:textId="0A5F53C1" w:rsidR="00F17695" w:rsidRPr="00AF5AB2" w:rsidRDefault="00F17695" w:rsidP="177D0325">
      <w:pPr>
        <w:pStyle w:val="Heading2"/>
        <w:jc w:val="both"/>
        <w:rPr>
          <w:rFonts w:asciiTheme="minorHAnsi" w:hAnsiTheme="minorHAnsi" w:cstheme="minorBidi"/>
          <w:color w:val="auto"/>
          <w:lang w:val="en-IE"/>
        </w:rPr>
      </w:pPr>
      <w:bookmarkStart w:id="31" w:name="_Toc1203979508"/>
      <w:r w:rsidRPr="177D0325">
        <w:rPr>
          <w:rFonts w:asciiTheme="minorHAnsi" w:hAnsiTheme="minorHAnsi" w:cstheme="minorBidi"/>
          <w:color w:val="auto"/>
          <w:lang w:val="en-IE"/>
        </w:rPr>
        <w:t>Robot Movement Plan (RMP)</w:t>
      </w:r>
      <w:bookmarkEnd w:id="31"/>
    </w:p>
    <w:p w14:paraId="1627953C" w14:textId="37D644A7" w:rsidR="00F17695" w:rsidRPr="001936F9" w:rsidRDefault="77EA9B0D" w:rsidP="00AF5AB2">
      <w:pPr>
        <w:jc w:val="both"/>
        <w:rPr>
          <w:rFonts w:eastAsia="OpenDyslexic" w:cstheme="minorHAnsi"/>
        </w:rPr>
      </w:pPr>
      <w:r w:rsidRPr="001936F9">
        <w:rPr>
          <w:rFonts w:eastAsia="OpenDyslexic" w:cstheme="minorHAnsi"/>
        </w:rPr>
        <w:t>Before the model can be trained</w:t>
      </w:r>
      <w:r w:rsidR="009053C2" w:rsidRPr="001936F9">
        <w:rPr>
          <w:rFonts w:eastAsia="OpenDyslexic" w:cstheme="minorHAnsi"/>
        </w:rPr>
        <w:t>,</w:t>
      </w:r>
      <w:r w:rsidRPr="001936F9">
        <w:rPr>
          <w:rFonts w:eastAsia="OpenDyslexic" w:cstheme="minorHAnsi"/>
        </w:rPr>
        <w:t xml:space="preserve"> accelerometer data needs to be gathered from the robot. This data can </w:t>
      </w:r>
      <w:r w:rsidR="009053C2" w:rsidRPr="001936F9">
        <w:rPr>
          <w:rFonts w:eastAsia="OpenDyslexic" w:cstheme="minorHAnsi"/>
        </w:rPr>
        <w:t xml:space="preserve">come from a working robot or from </w:t>
      </w:r>
      <w:r w:rsidRPr="001936F9">
        <w:rPr>
          <w:rFonts w:eastAsia="OpenDyslexic" w:cstheme="minorHAnsi"/>
        </w:rPr>
        <w:t>a</w:t>
      </w:r>
      <w:r w:rsidR="54EE4EC7" w:rsidRPr="001936F9">
        <w:rPr>
          <w:rFonts w:eastAsia="OpenDyslexic" w:cstheme="minorHAnsi"/>
        </w:rPr>
        <w:t xml:space="preserve">n artificial issue </w:t>
      </w:r>
      <w:r w:rsidR="00B808E5" w:rsidRPr="001936F9">
        <w:rPr>
          <w:rFonts w:eastAsia="OpenDyslexic" w:cstheme="minorHAnsi"/>
        </w:rPr>
        <w:t>given to</w:t>
      </w:r>
      <w:r w:rsidR="54EE4EC7" w:rsidRPr="001936F9">
        <w:rPr>
          <w:rFonts w:eastAsia="OpenDyslexic" w:cstheme="minorHAnsi"/>
        </w:rPr>
        <w:t xml:space="preserve"> the robot. </w:t>
      </w:r>
      <w:r w:rsidR="6B2A8208" w:rsidRPr="001936F9">
        <w:rPr>
          <w:rFonts w:eastAsia="OpenDyslexic" w:cstheme="minorHAnsi"/>
        </w:rPr>
        <w:t xml:space="preserve">As this project is using </w:t>
      </w:r>
      <w:r w:rsidR="009053C2" w:rsidRPr="001936F9">
        <w:rPr>
          <w:rFonts w:eastAsia="OpenDyslexic" w:cstheme="minorHAnsi"/>
        </w:rPr>
        <w:t>a Recurrent Neural Network (RNN),</w:t>
      </w:r>
      <w:r w:rsidR="6B2A8208" w:rsidRPr="001936F9">
        <w:rPr>
          <w:rFonts w:eastAsia="OpenDyslexic" w:cstheme="minorHAnsi"/>
        </w:rPr>
        <w:t xml:space="preserve"> using only working robot movement data is good enough for it.</w:t>
      </w:r>
    </w:p>
    <w:p w14:paraId="54CF0F71" w14:textId="0D8D9A36" w:rsidR="00F17695" w:rsidRPr="001936F9" w:rsidRDefault="6ED40353" w:rsidP="00AF5AB2">
      <w:pPr>
        <w:jc w:val="both"/>
        <w:rPr>
          <w:rFonts w:eastAsia="OpenDyslexic" w:cstheme="minorHAnsi"/>
        </w:rPr>
      </w:pPr>
      <w:r w:rsidRPr="001936F9">
        <w:rPr>
          <w:rFonts w:eastAsia="OpenDyslexic" w:cstheme="minorHAnsi"/>
        </w:rPr>
        <w:lastRenderedPageBreak/>
        <w:t>To start gathering data</w:t>
      </w:r>
      <w:r w:rsidR="009053C2" w:rsidRPr="001936F9">
        <w:rPr>
          <w:rFonts w:eastAsia="OpenDyslexic" w:cstheme="minorHAnsi"/>
        </w:rPr>
        <w:t>, you'll first</w:t>
      </w:r>
      <w:r w:rsidRPr="001936F9">
        <w:rPr>
          <w:rFonts w:eastAsia="OpenDyslexic" w:cstheme="minorHAnsi"/>
        </w:rPr>
        <w:t xml:space="preserve"> have to download the software required for your robot. In this case</w:t>
      </w:r>
      <w:r w:rsidR="009053C2" w:rsidRPr="001936F9">
        <w:rPr>
          <w:rFonts w:eastAsia="OpenDyslexic" w:cstheme="minorHAnsi"/>
        </w:rPr>
        <w:t xml:space="preserve">, we are using the </w:t>
      </w:r>
      <w:r w:rsidR="739AE980" w:rsidRPr="001936F9">
        <w:rPr>
          <w:rFonts w:eastAsia="OpenDyslexic" w:cstheme="minorHAnsi"/>
        </w:rPr>
        <w:t>SIX – hexapod robot kit from EZ-Robot. For movement</w:t>
      </w:r>
      <w:r w:rsidR="009053C2" w:rsidRPr="001936F9">
        <w:rPr>
          <w:rFonts w:eastAsia="OpenDyslexic" w:cstheme="minorHAnsi"/>
        </w:rPr>
        <w:t>, this robot uses ARC as its main interface and connects to the laptop through Wi-Fi,</w:t>
      </w:r>
      <w:r w:rsidR="739AE980" w:rsidRPr="001936F9">
        <w:rPr>
          <w:rFonts w:eastAsia="OpenDyslexic" w:cstheme="minorHAnsi"/>
        </w:rPr>
        <w:t xml:space="preserve"> which in turn has t</w:t>
      </w:r>
      <w:r w:rsidR="4978BE55" w:rsidRPr="001936F9">
        <w:rPr>
          <w:rFonts w:eastAsia="OpenDyslexic" w:cstheme="minorHAnsi"/>
        </w:rPr>
        <w:t>o be connected again in the software.</w:t>
      </w:r>
      <w:r w:rsidR="7D841226" w:rsidRPr="001936F9">
        <w:rPr>
          <w:rFonts w:eastAsia="OpenDyslexic" w:cstheme="minorHAnsi"/>
        </w:rPr>
        <w:t xml:space="preserve"> Once it is connected</w:t>
      </w:r>
      <w:r w:rsidR="009053C2" w:rsidRPr="001936F9">
        <w:rPr>
          <w:rFonts w:eastAsia="OpenDyslexic" w:cstheme="minorHAnsi"/>
        </w:rPr>
        <w:t>,</w:t>
      </w:r>
      <w:r w:rsidR="7D841226" w:rsidRPr="001936F9">
        <w:rPr>
          <w:rFonts w:eastAsia="OpenDyslexic" w:cstheme="minorHAnsi"/>
        </w:rPr>
        <w:t xml:space="preserve"> there are several ways to make the movement plan in the software. </w:t>
      </w:r>
    </w:p>
    <w:p w14:paraId="1C065D7C" w14:textId="722511DE" w:rsidR="00F17695" w:rsidRPr="001936F9" w:rsidRDefault="7D841226" w:rsidP="00AF5AB2">
      <w:pPr>
        <w:jc w:val="both"/>
        <w:rPr>
          <w:rFonts w:eastAsia="OpenDyslexic" w:cstheme="minorHAnsi"/>
        </w:rPr>
      </w:pPr>
      <w:r w:rsidRPr="001936F9">
        <w:rPr>
          <w:rFonts w:eastAsia="OpenDyslexic" w:cstheme="minorHAnsi"/>
        </w:rPr>
        <w:t>These methods include RoboScratch</w:t>
      </w:r>
      <w:r w:rsidR="5F56320A" w:rsidRPr="001936F9">
        <w:rPr>
          <w:rFonts w:eastAsia="OpenDyslexic" w:cstheme="minorHAnsi"/>
        </w:rPr>
        <w:t xml:space="preserve">, which is similar to </w:t>
      </w:r>
      <w:r w:rsidR="009053C2" w:rsidRPr="001936F9">
        <w:rPr>
          <w:rFonts w:eastAsia="OpenDyslexic" w:cstheme="minorHAnsi"/>
        </w:rPr>
        <w:t>Scratch but programming the robot; there is also Blockly, which is more advanced than RoboScratch,</w:t>
      </w:r>
      <w:r w:rsidR="6ED915A5" w:rsidRPr="001936F9">
        <w:rPr>
          <w:rFonts w:eastAsia="OpenDyslexic" w:cstheme="minorHAnsi"/>
        </w:rPr>
        <w:t xml:space="preserve"> allowing for loops and other features rather than just simple movement blocks.</w:t>
      </w:r>
      <w:r w:rsidR="6989FA6A" w:rsidRPr="001936F9">
        <w:rPr>
          <w:rFonts w:eastAsia="OpenDyslexic" w:cstheme="minorHAnsi"/>
        </w:rPr>
        <w:t xml:space="preserve"> For the movement plan in this project</w:t>
      </w:r>
      <w:r w:rsidR="0073391D" w:rsidRPr="001936F9">
        <w:rPr>
          <w:rFonts w:eastAsia="OpenDyslexic" w:cstheme="minorHAnsi"/>
        </w:rPr>
        <w:t>, JavaScript was used instead of the built-in tool, as when ARC closes, the scripts are not saved unless you have a subscription version of the software, so a JavaScript</w:t>
      </w:r>
      <w:r w:rsidR="02F5B29A" w:rsidRPr="001936F9">
        <w:rPr>
          <w:rFonts w:eastAsia="OpenDyslexic" w:cstheme="minorHAnsi"/>
        </w:rPr>
        <w:t xml:space="preserve"> version </w:t>
      </w:r>
      <w:r w:rsidR="1A78EE7F" w:rsidRPr="001936F9">
        <w:rPr>
          <w:rFonts w:eastAsia="OpenDyslexic" w:cstheme="minorHAnsi"/>
        </w:rPr>
        <w:t>allowed for the easiest method.</w:t>
      </w:r>
      <w:r w:rsidR="6B2A8208" w:rsidRPr="001936F9">
        <w:rPr>
          <w:rFonts w:eastAsia="OpenDyslexic" w:cstheme="minorHAnsi"/>
        </w:rPr>
        <w:t xml:space="preserve"> </w:t>
      </w:r>
    </w:p>
    <w:p w14:paraId="6DD3A62C" w14:textId="5322BE85" w:rsidR="1D01C584" w:rsidRPr="001936F9" w:rsidRDefault="1D01C584" w:rsidP="00AF5AB2">
      <w:pPr>
        <w:jc w:val="both"/>
        <w:rPr>
          <w:rFonts w:eastAsia="OpenDyslexic" w:cstheme="minorHAnsi"/>
          <w:lang w:val="en-IE"/>
        </w:rPr>
      </w:pPr>
      <w:r w:rsidRPr="001936F9">
        <w:rPr>
          <w:rFonts w:eastAsia="OpenDyslexic" w:cstheme="minorHAnsi"/>
          <w:lang w:val="en-IE"/>
        </w:rPr>
        <w:t xml:space="preserve">The movement plan was a simple loop of moving </w:t>
      </w:r>
      <w:r w:rsidR="510F832D" w:rsidRPr="001936F9">
        <w:rPr>
          <w:rFonts w:eastAsia="OpenDyslexic" w:cstheme="minorHAnsi"/>
          <w:lang w:val="en-IE"/>
        </w:rPr>
        <w:t>forward</w:t>
      </w:r>
      <w:r w:rsidRPr="001936F9">
        <w:rPr>
          <w:rFonts w:eastAsia="OpenDyslexic" w:cstheme="minorHAnsi"/>
          <w:lang w:val="en-IE"/>
        </w:rPr>
        <w:t>, then turning around 180 degrees</w:t>
      </w:r>
      <w:r w:rsidR="0073391D" w:rsidRPr="001936F9">
        <w:rPr>
          <w:rFonts w:eastAsia="OpenDyslexic" w:cstheme="minorHAnsi"/>
          <w:lang w:val="en-IE"/>
        </w:rPr>
        <w:t>,</w:t>
      </w:r>
      <w:r w:rsidRPr="001936F9">
        <w:rPr>
          <w:rFonts w:eastAsia="OpenDyslexic" w:cstheme="minorHAnsi"/>
          <w:lang w:val="en-IE"/>
        </w:rPr>
        <w:t xml:space="preserve"> and finally moving in reverse. </w:t>
      </w:r>
      <w:r w:rsidR="5AB42A70" w:rsidRPr="001936F9">
        <w:rPr>
          <w:rFonts w:eastAsia="OpenDyslexic" w:cstheme="minorHAnsi"/>
          <w:lang w:val="en-IE"/>
        </w:rPr>
        <w:t>This is then repeated 100 times</w:t>
      </w:r>
      <w:r w:rsidR="0073391D" w:rsidRPr="001936F9">
        <w:rPr>
          <w:rFonts w:eastAsia="OpenDyslexic" w:cstheme="minorHAnsi"/>
          <w:lang w:val="en-IE"/>
        </w:rPr>
        <w:t>, although with a measurement speed of 4KHz, as mentioned in the IMU section,</w:t>
      </w:r>
      <w:r w:rsidR="5AB42A70" w:rsidRPr="001936F9">
        <w:rPr>
          <w:rFonts w:eastAsia="OpenDyslexic" w:cstheme="minorHAnsi"/>
          <w:lang w:val="en-IE"/>
        </w:rPr>
        <w:t xml:space="preserve"> the robot was sto</w:t>
      </w:r>
      <w:r w:rsidR="6B7FFD78" w:rsidRPr="001936F9">
        <w:rPr>
          <w:rFonts w:eastAsia="OpenDyslexic" w:cstheme="minorHAnsi"/>
          <w:lang w:val="en-IE"/>
        </w:rPr>
        <w:t>pped before completing the for loop 100 times.</w:t>
      </w:r>
    </w:p>
    <w:p w14:paraId="78B5EECA" w14:textId="77777777" w:rsidR="006E0E95" w:rsidRDefault="1D01C584" w:rsidP="00AF5AB2">
      <w:pPr>
        <w:keepNext/>
        <w:jc w:val="both"/>
      </w:pPr>
      <w:r>
        <w:rPr>
          <w:noProof/>
        </w:rPr>
        <w:drawing>
          <wp:inline distT="0" distB="0" distL="0" distR="0" wp14:anchorId="7EF6203D" wp14:editId="32FD7FDC">
            <wp:extent cx="5724525" cy="3324225"/>
            <wp:effectExtent l="0" t="0" r="0" b="0"/>
            <wp:docPr id="109668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7517" name="Picture 1096687517"/>
                    <pic:cNvPicPr/>
                  </pic:nvPicPr>
                  <pic:blipFill>
                    <a:blip r:embed="rId19">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p>
    <w:p w14:paraId="7696B703" w14:textId="58EF8BBE" w:rsidR="006E0E95" w:rsidRPr="00AF5AB2" w:rsidRDefault="006E0E95"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001E408B" w:rsidRPr="00AF5AB2">
        <w:rPr>
          <w:rFonts w:cstheme="minorHAnsi"/>
          <w:color w:val="auto"/>
        </w:rPr>
        <w:t>5</w:t>
      </w:r>
      <w:r w:rsidRPr="00AF5AB2">
        <w:rPr>
          <w:rFonts w:cstheme="minorHAnsi"/>
          <w:color w:val="auto"/>
        </w:rPr>
        <w:fldChar w:fldCharType="end"/>
      </w:r>
      <w:r w:rsidRPr="00AF5AB2">
        <w:rPr>
          <w:rFonts w:cstheme="minorHAnsi"/>
          <w:color w:val="auto"/>
        </w:rPr>
        <w:t>: Movement Plan Code</w:t>
      </w:r>
    </w:p>
    <w:p w14:paraId="7B81229E" w14:textId="241FB3CF" w:rsidR="08488D0D" w:rsidRPr="00AF5AB2" w:rsidRDefault="08488D0D" w:rsidP="177D0325">
      <w:pPr>
        <w:pStyle w:val="Heading2"/>
        <w:jc w:val="both"/>
        <w:rPr>
          <w:rFonts w:asciiTheme="minorHAnsi" w:hAnsiTheme="minorHAnsi" w:cstheme="minorBidi"/>
          <w:color w:val="auto"/>
          <w:lang w:val="en-IE"/>
        </w:rPr>
      </w:pPr>
      <w:bookmarkStart w:id="32" w:name="_Toc290276281"/>
      <w:r w:rsidRPr="177D0325">
        <w:rPr>
          <w:rFonts w:asciiTheme="minorHAnsi" w:hAnsiTheme="minorHAnsi" w:cstheme="minorBidi"/>
          <w:color w:val="auto"/>
          <w:lang w:val="en-IE"/>
        </w:rPr>
        <w:t>Collecting Data</w:t>
      </w:r>
      <w:bookmarkEnd w:id="32"/>
    </w:p>
    <w:p w14:paraId="090CD383" w14:textId="6328F230" w:rsidR="00983086" w:rsidRPr="001936F9" w:rsidRDefault="08488D0D" w:rsidP="00AF5AB2">
      <w:pPr>
        <w:jc w:val="both"/>
        <w:rPr>
          <w:rFonts w:eastAsia="OpenDyslexic" w:cstheme="minorHAnsi"/>
        </w:rPr>
      </w:pPr>
      <w:r w:rsidRPr="001936F9">
        <w:rPr>
          <w:rFonts w:eastAsia="OpenDyslexic" w:cstheme="minorHAnsi"/>
          <w:lang w:val="en-IE"/>
        </w:rPr>
        <w:t>Once the IMU was working, the CSV logging code was logging correctly</w:t>
      </w:r>
      <w:r w:rsidR="00D418EC" w:rsidRPr="001936F9">
        <w:rPr>
          <w:rFonts w:eastAsia="OpenDyslexic" w:cstheme="minorHAnsi"/>
          <w:lang w:val="en-IE"/>
        </w:rPr>
        <w:t>,</w:t>
      </w:r>
      <w:r w:rsidRPr="001936F9">
        <w:rPr>
          <w:rFonts w:eastAsia="OpenDyslexic" w:cstheme="minorHAnsi"/>
          <w:lang w:val="en-IE"/>
        </w:rPr>
        <w:t xml:space="preserve"> and the robot was following the movement plan correctly without any issue</w:t>
      </w:r>
      <w:r w:rsidR="23262213" w:rsidRPr="001936F9">
        <w:rPr>
          <w:rFonts w:eastAsia="OpenDyslexic" w:cstheme="minorHAnsi"/>
          <w:lang w:val="en-IE"/>
        </w:rPr>
        <w:t>, then you can start to collect the movement data</w:t>
      </w:r>
      <w:r w:rsidR="061795B0" w:rsidRPr="001936F9">
        <w:rPr>
          <w:rFonts w:eastAsia="OpenDyslexic" w:cstheme="minorHAnsi"/>
          <w:lang w:val="en-IE"/>
        </w:rPr>
        <w:t xml:space="preserve">. </w:t>
      </w:r>
      <w:r w:rsidR="00983086" w:rsidRPr="001936F9">
        <w:rPr>
          <w:rFonts w:eastAsia="OpenDyslexic" w:cstheme="minorHAnsi"/>
        </w:rPr>
        <w:t>The IMU was fixed to the robot using blue tack. This method of fixation was chosen as it is easily reversible and adequately transfers the robot's motion. It was attached to the centre of the robot as shown below.</w:t>
      </w:r>
    </w:p>
    <w:p w14:paraId="18A36363" w14:textId="77777777" w:rsidR="006E0E95" w:rsidRDefault="00167039" w:rsidP="00AF5AB2">
      <w:pPr>
        <w:keepNext/>
        <w:jc w:val="both"/>
      </w:pPr>
      <w:r w:rsidRPr="001936F9">
        <w:rPr>
          <w:rFonts w:eastAsia="OpenDyslexic" w:cstheme="minorHAnsi"/>
          <w:noProof/>
        </w:rPr>
        <w:lastRenderedPageBreak/>
        <w:drawing>
          <wp:inline distT="0" distB="0" distL="0" distR="0" wp14:anchorId="0CBF4334" wp14:editId="7F5F681E">
            <wp:extent cx="5715000" cy="3578225"/>
            <wp:effectExtent l="0" t="0" r="0" b="3175"/>
            <wp:docPr id="3452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578225"/>
                    </a:xfrm>
                    <a:prstGeom prst="rect">
                      <a:avLst/>
                    </a:prstGeom>
                    <a:noFill/>
                    <a:ln>
                      <a:noFill/>
                    </a:ln>
                  </pic:spPr>
                </pic:pic>
              </a:graphicData>
            </a:graphic>
          </wp:inline>
        </w:drawing>
      </w:r>
    </w:p>
    <w:p w14:paraId="1ECB95AE" w14:textId="728038F8" w:rsidR="00983086" w:rsidRPr="00AF5AB2" w:rsidRDefault="006E0E95" w:rsidP="00AF5AB2">
      <w:pPr>
        <w:pStyle w:val="Caption"/>
        <w:jc w:val="both"/>
        <w:rPr>
          <w:rFonts w:eastAsia="OpenDyslexic"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001E408B" w:rsidRPr="00AF5AB2">
        <w:rPr>
          <w:rFonts w:cstheme="minorHAnsi"/>
          <w:color w:val="auto"/>
        </w:rPr>
        <w:t>6</w:t>
      </w:r>
      <w:r w:rsidRPr="00AF5AB2">
        <w:rPr>
          <w:rFonts w:cstheme="minorHAnsi"/>
          <w:color w:val="auto"/>
        </w:rPr>
        <w:fldChar w:fldCharType="end"/>
      </w:r>
      <w:r w:rsidRPr="00AF5AB2">
        <w:rPr>
          <w:rFonts w:cstheme="minorHAnsi"/>
          <w:color w:val="auto"/>
        </w:rPr>
        <w:t>: Robot with IMU attached</w:t>
      </w:r>
    </w:p>
    <w:p w14:paraId="32792173" w14:textId="4C1AFDB7" w:rsidR="08488D0D" w:rsidRPr="001936F9" w:rsidRDefault="002D71B7" w:rsidP="00AF5AB2">
      <w:pPr>
        <w:jc w:val="both"/>
        <w:rPr>
          <w:rFonts w:eastAsia="OpenDyslexic" w:cstheme="minorHAnsi"/>
          <w:lang w:val="en-IE"/>
        </w:rPr>
      </w:pPr>
      <w:r w:rsidRPr="001936F9">
        <w:rPr>
          <w:rFonts w:eastAsia="OpenDyslexic" w:cstheme="minorHAnsi"/>
          <w:lang w:val="en-IE"/>
        </w:rPr>
        <w:t>For</w:t>
      </w:r>
      <w:r w:rsidR="061795B0" w:rsidRPr="001936F9">
        <w:rPr>
          <w:rFonts w:eastAsia="OpenDyslexic" w:cstheme="minorHAnsi"/>
          <w:lang w:val="en-IE"/>
        </w:rPr>
        <w:t xml:space="preserve"> this project</w:t>
      </w:r>
      <w:r w:rsidRPr="001936F9">
        <w:rPr>
          <w:rFonts w:eastAsia="OpenDyslexic" w:cstheme="minorHAnsi"/>
          <w:lang w:val="en-IE"/>
        </w:rPr>
        <w:t>, Blu-Tack</w:t>
      </w:r>
      <w:r w:rsidR="061795B0" w:rsidRPr="001936F9">
        <w:rPr>
          <w:rFonts w:eastAsia="OpenDyslexic" w:cstheme="minorHAnsi"/>
          <w:lang w:val="en-IE"/>
        </w:rPr>
        <w:t xml:space="preserve"> was used to hold the IMU to the r</w:t>
      </w:r>
      <w:r w:rsidR="5FC0C147" w:rsidRPr="001936F9">
        <w:rPr>
          <w:rFonts w:eastAsia="OpenDyslexic" w:cstheme="minorHAnsi"/>
          <w:lang w:val="en-IE"/>
        </w:rPr>
        <w:t xml:space="preserve">obot. This held the IMU stable </w:t>
      </w:r>
      <w:r w:rsidR="00D418EC" w:rsidRPr="001936F9">
        <w:rPr>
          <w:rFonts w:eastAsia="OpenDyslexic" w:cstheme="minorHAnsi"/>
          <w:lang w:val="en-IE"/>
        </w:rPr>
        <w:t>relative to the robot and allowed any acceleration changes to be transferred</w:t>
      </w:r>
      <w:r w:rsidR="6B437E5A" w:rsidRPr="001936F9">
        <w:rPr>
          <w:rFonts w:eastAsia="OpenDyslexic" w:cstheme="minorHAnsi"/>
          <w:lang w:val="en-IE"/>
        </w:rPr>
        <w:t xml:space="preserve"> </w:t>
      </w:r>
      <w:r w:rsidR="5049A36F" w:rsidRPr="001936F9">
        <w:rPr>
          <w:rFonts w:eastAsia="OpenDyslexic" w:cstheme="minorHAnsi"/>
          <w:lang w:val="en-IE"/>
        </w:rPr>
        <w:t>from the robot to the IMU</w:t>
      </w:r>
      <w:r w:rsidR="616A6FBD" w:rsidRPr="001936F9">
        <w:rPr>
          <w:rFonts w:eastAsia="OpenDyslexic" w:cstheme="minorHAnsi"/>
          <w:lang w:val="en-IE"/>
        </w:rPr>
        <w:t xml:space="preserve">. It was </w:t>
      </w:r>
      <w:r w:rsidR="001959E9" w:rsidRPr="001936F9">
        <w:rPr>
          <w:rFonts w:eastAsia="OpenDyslexic" w:cstheme="minorHAnsi"/>
          <w:lang w:val="en-IE"/>
        </w:rPr>
        <w:t xml:space="preserve">chosen as </w:t>
      </w:r>
      <w:r w:rsidR="0073391D" w:rsidRPr="001936F9">
        <w:rPr>
          <w:rFonts w:eastAsia="OpenDyslexic" w:cstheme="minorHAnsi"/>
          <w:lang w:val="en-IE"/>
        </w:rPr>
        <w:t>time-wise</w:t>
      </w:r>
      <w:r w:rsidR="00D418EC" w:rsidRPr="001936F9">
        <w:rPr>
          <w:rFonts w:eastAsia="OpenDyslexic" w:cstheme="minorHAnsi"/>
          <w:lang w:val="en-IE"/>
        </w:rPr>
        <w:t>, a custom holder would take too long,</w:t>
      </w:r>
      <w:r w:rsidR="001959E9" w:rsidRPr="001936F9">
        <w:rPr>
          <w:rFonts w:eastAsia="OpenDyslexic" w:cstheme="minorHAnsi"/>
          <w:lang w:val="en-IE"/>
        </w:rPr>
        <w:t xml:space="preserve"> and </w:t>
      </w:r>
      <w:r w:rsidR="00D418EC" w:rsidRPr="001936F9">
        <w:rPr>
          <w:rFonts w:eastAsia="OpenDyslexic" w:cstheme="minorHAnsi"/>
          <w:lang w:val="en-IE"/>
        </w:rPr>
        <w:t>Sellotape</w:t>
      </w:r>
      <w:r w:rsidR="001959E9" w:rsidRPr="001936F9">
        <w:rPr>
          <w:rFonts w:eastAsia="OpenDyslexic" w:cstheme="minorHAnsi"/>
          <w:lang w:val="en-IE"/>
        </w:rPr>
        <w:t xml:space="preserve"> could potentially loosen,</w:t>
      </w:r>
      <w:r w:rsidR="616A6FBD" w:rsidRPr="001936F9">
        <w:rPr>
          <w:rFonts w:eastAsia="OpenDyslexic" w:cstheme="minorHAnsi"/>
          <w:lang w:val="en-IE"/>
        </w:rPr>
        <w:t xml:space="preserve"> making it more difficult to gather movement </w:t>
      </w:r>
      <w:r w:rsidR="2318E79B" w:rsidRPr="001936F9">
        <w:rPr>
          <w:rFonts w:eastAsia="OpenDyslexic" w:cstheme="minorHAnsi"/>
          <w:lang w:val="en-IE"/>
        </w:rPr>
        <w:t>accele</w:t>
      </w:r>
      <w:r w:rsidR="175FF9EF" w:rsidRPr="001936F9">
        <w:rPr>
          <w:rFonts w:eastAsia="OpenDyslexic" w:cstheme="minorHAnsi"/>
          <w:lang w:val="en-IE"/>
        </w:rPr>
        <w:t>r</w:t>
      </w:r>
      <w:r w:rsidR="2318E79B" w:rsidRPr="001936F9">
        <w:rPr>
          <w:rFonts w:eastAsia="OpenDyslexic" w:cstheme="minorHAnsi"/>
          <w:lang w:val="en-IE"/>
        </w:rPr>
        <w:t>ation</w:t>
      </w:r>
      <w:r w:rsidR="616A6FBD" w:rsidRPr="001936F9">
        <w:rPr>
          <w:rFonts w:eastAsia="OpenDyslexic" w:cstheme="minorHAnsi"/>
          <w:lang w:val="en-IE"/>
        </w:rPr>
        <w:t xml:space="preserve"> data.</w:t>
      </w:r>
      <w:r w:rsidR="17B619F7" w:rsidRPr="001936F9">
        <w:rPr>
          <w:rFonts w:eastAsia="OpenDyslexic" w:cstheme="minorHAnsi"/>
          <w:lang w:val="en-IE"/>
        </w:rPr>
        <w:t xml:space="preserve"> Glue was also not a </w:t>
      </w:r>
      <w:r w:rsidR="001959E9" w:rsidRPr="001936F9">
        <w:rPr>
          <w:rFonts w:eastAsia="OpenDyslexic" w:cstheme="minorHAnsi"/>
          <w:lang w:val="en-IE"/>
        </w:rPr>
        <w:t>reasonable</w:t>
      </w:r>
      <w:r w:rsidR="17B619F7" w:rsidRPr="001936F9">
        <w:rPr>
          <w:rFonts w:eastAsia="OpenDyslexic" w:cstheme="minorHAnsi"/>
          <w:lang w:val="en-IE"/>
        </w:rPr>
        <w:t xml:space="preserve"> option</w:t>
      </w:r>
      <w:r w:rsidR="001959E9" w:rsidRPr="001936F9">
        <w:rPr>
          <w:rFonts w:eastAsia="OpenDyslexic" w:cstheme="minorHAnsi"/>
          <w:lang w:val="en-IE"/>
        </w:rPr>
        <w:t>, as the Robot was on loan from the college,</w:t>
      </w:r>
      <w:r w:rsidR="17B619F7" w:rsidRPr="001936F9">
        <w:rPr>
          <w:rFonts w:eastAsia="OpenDyslexic" w:cstheme="minorHAnsi"/>
          <w:lang w:val="en-IE"/>
        </w:rPr>
        <w:t xml:space="preserve"> and trying to remove the IMU from the Robot could possibly damage it.</w:t>
      </w:r>
    </w:p>
    <w:p w14:paraId="5C06E7D4" w14:textId="6E6F9168" w:rsidR="002D08B3" w:rsidRPr="00AF5AB2" w:rsidRDefault="00B201AB" w:rsidP="177D0325">
      <w:pPr>
        <w:pStyle w:val="Heading2"/>
        <w:jc w:val="both"/>
        <w:rPr>
          <w:rFonts w:asciiTheme="minorHAnsi" w:hAnsiTheme="minorHAnsi" w:cstheme="minorBidi"/>
          <w:color w:val="auto"/>
          <w:lang w:val="en-IE"/>
        </w:rPr>
      </w:pPr>
      <w:bookmarkStart w:id="33" w:name="_Toc1740665047"/>
      <w:r w:rsidRPr="177D0325">
        <w:rPr>
          <w:rFonts w:asciiTheme="minorHAnsi" w:hAnsiTheme="minorHAnsi" w:cstheme="minorBidi"/>
          <w:color w:val="auto"/>
          <w:lang w:val="en-IE"/>
        </w:rPr>
        <w:t>Training the Model</w:t>
      </w:r>
      <w:bookmarkEnd w:id="33"/>
    </w:p>
    <w:p w14:paraId="73A0C327" w14:textId="51C3E103" w:rsidR="00B201AB" w:rsidRPr="001936F9" w:rsidRDefault="4CC90CF5" w:rsidP="00AF5AB2">
      <w:pPr>
        <w:jc w:val="both"/>
        <w:rPr>
          <w:rFonts w:eastAsia="OpenDyslexic" w:cstheme="minorHAnsi"/>
        </w:rPr>
      </w:pPr>
      <w:r w:rsidRPr="001936F9">
        <w:rPr>
          <w:rFonts w:eastAsia="OpenDyslexic" w:cstheme="minorHAnsi"/>
        </w:rPr>
        <w:t>Once the accelerometer data has been collected from the Robot and stored in a CSV fi</w:t>
      </w:r>
      <w:r w:rsidR="64C9FEC2" w:rsidRPr="001936F9">
        <w:rPr>
          <w:rFonts w:eastAsia="OpenDyslexic" w:cstheme="minorHAnsi"/>
        </w:rPr>
        <w:t xml:space="preserve">le, </w:t>
      </w:r>
      <w:r w:rsidR="001959E9" w:rsidRPr="001936F9">
        <w:rPr>
          <w:rFonts w:eastAsia="OpenDyslexic" w:cstheme="minorHAnsi"/>
        </w:rPr>
        <w:t>the model can be built</w:t>
      </w:r>
      <w:r w:rsidR="64C9FEC2" w:rsidRPr="001936F9">
        <w:rPr>
          <w:rFonts w:eastAsia="OpenDyslexic" w:cstheme="minorHAnsi"/>
        </w:rPr>
        <w:t>. First</w:t>
      </w:r>
      <w:r w:rsidR="00DE2A81" w:rsidRPr="001936F9">
        <w:rPr>
          <w:rFonts w:eastAsia="OpenDyslexic" w:cstheme="minorHAnsi"/>
        </w:rPr>
        <w:t xml:space="preserve">, before </w:t>
      </w:r>
      <w:r w:rsidR="00DE2A81" w:rsidRPr="00AF5AB2">
        <w:rPr>
          <w:rFonts w:eastAsia="OpenDyslexic" w:cstheme="minorHAnsi"/>
        </w:rPr>
        <w:t>writ</w:t>
      </w:r>
      <w:r w:rsidR="00691F62">
        <w:rPr>
          <w:rFonts w:eastAsia="OpenDyslexic" w:cstheme="minorHAnsi"/>
        </w:rPr>
        <w:t>ing</w:t>
      </w:r>
      <w:r w:rsidR="00DE2A81" w:rsidRPr="001936F9">
        <w:rPr>
          <w:rFonts w:eastAsia="OpenDyslexic" w:cstheme="minorHAnsi"/>
        </w:rPr>
        <w:t xml:space="preserve"> the model,</w:t>
      </w:r>
      <w:r w:rsidR="64C9FEC2" w:rsidRPr="001936F9">
        <w:rPr>
          <w:rFonts w:eastAsia="OpenDyslexic" w:cstheme="minorHAnsi"/>
        </w:rPr>
        <w:t xml:space="preserve"> </w:t>
      </w:r>
      <w:r w:rsidR="00691F62">
        <w:rPr>
          <w:rFonts w:eastAsia="OpenDyslexic" w:cstheme="minorHAnsi"/>
        </w:rPr>
        <w:t>there are</w:t>
      </w:r>
      <w:r w:rsidR="64C9FEC2" w:rsidRPr="001936F9">
        <w:rPr>
          <w:rFonts w:eastAsia="OpenDyslexic" w:cstheme="minorHAnsi"/>
        </w:rPr>
        <w:t xml:space="preserve"> two main options for programming it. You can program and run the model on hardware</w:t>
      </w:r>
      <w:r w:rsidR="00621C13" w:rsidRPr="001936F9">
        <w:rPr>
          <w:rFonts w:eastAsia="OpenDyslexic" w:cstheme="minorHAnsi"/>
        </w:rPr>
        <w:t xml:space="preserve">, which can be both intensive to the system and power-intensive, meaning in most cases this won't be feasible on </w:t>
      </w:r>
      <w:r w:rsidR="2466963C" w:rsidRPr="001936F9">
        <w:rPr>
          <w:rFonts w:eastAsia="OpenDyslexic" w:cstheme="minorHAnsi"/>
        </w:rPr>
        <w:t xml:space="preserve">your hardware, which can be both intensive to the system and power-intensive, </w:t>
      </w:r>
      <w:r w:rsidR="589B8753" w:rsidRPr="001936F9">
        <w:rPr>
          <w:rFonts w:eastAsia="OpenDyslexic" w:cstheme="minorHAnsi"/>
        </w:rPr>
        <w:t>due to a lack of hardware. Google Colab will be used then instead</w:t>
      </w:r>
      <w:r w:rsidR="00DE2A81" w:rsidRPr="001936F9">
        <w:rPr>
          <w:rFonts w:eastAsia="OpenDyslexic" w:cstheme="minorHAnsi"/>
        </w:rPr>
        <w:t>, as it runs independently on</w:t>
      </w:r>
      <w:r w:rsidR="589B8753" w:rsidRPr="001936F9">
        <w:rPr>
          <w:rFonts w:eastAsia="OpenDyslexic" w:cstheme="minorHAnsi"/>
        </w:rPr>
        <w:t xml:space="preserve"> your system on better hardware</w:t>
      </w:r>
      <w:r w:rsidR="52CB013A" w:rsidRPr="001936F9">
        <w:rPr>
          <w:rFonts w:eastAsia="OpenDyslexic" w:cstheme="minorHAnsi"/>
        </w:rPr>
        <w:t>.</w:t>
      </w:r>
    </w:p>
    <w:p w14:paraId="02828A89" w14:textId="7E903474" w:rsidR="5BB4A78B" w:rsidRPr="001936F9" w:rsidRDefault="5BB4A78B" w:rsidP="00AF5AB2">
      <w:pPr>
        <w:jc w:val="both"/>
        <w:rPr>
          <w:rFonts w:eastAsia="OpenDyslexic" w:cstheme="minorHAnsi"/>
        </w:rPr>
      </w:pPr>
      <w:r w:rsidRPr="001936F9">
        <w:rPr>
          <w:rFonts w:eastAsia="OpenDyslexic" w:cstheme="minorHAnsi"/>
        </w:rPr>
        <w:t xml:space="preserve">As this is a </w:t>
      </w:r>
      <w:r w:rsidR="00DE2A81" w:rsidRPr="001936F9">
        <w:rPr>
          <w:rFonts w:eastAsia="OpenDyslexic" w:cstheme="minorHAnsi"/>
        </w:rPr>
        <w:t xml:space="preserve">Recurrent Neural Network (RNN) being programmed, Robot acceleration data is being processed </w:t>
      </w:r>
      <w:r w:rsidR="271DCACA" w:rsidRPr="001936F9">
        <w:rPr>
          <w:rFonts w:eastAsia="OpenDyslexic" w:cstheme="minorHAnsi"/>
        </w:rPr>
        <w:t>without any issues</w:t>
      </w:r>
      <w:r w:rsidR="77159F42" w:rsidRPr="001936F9">
        <w:rPr>
          <w:rFonts w:eastAsia="OpenDyslexic" w:cstheme="minorHAnsi"/>
        </w:rPr>
        <w:t>. The aim is to train a model that can detect when the robot is working correctly</w:t>
      </w:r>
      <w:r w:rsidR="64D1CE04" w:rsidRPr="001936F9">
        <w:rPr>
          <w:rFonts w:eastAsia="OpenDyslexic" w:cstheme="minorHAnsi"/>
        </w:rPr>
        <w:t xml:space="preserve">. It does this by predicting the correct movement and then </w:t>
      </w:r>
      <w:r w:rsidR="396C364A" w:rsidRPr="001936F9">
        <w:rPr>
          <w:rFonts w:eastAsia="OpenDyslexic" w:cstheme="minorHAnsi"/>
        </w:rPr>
        <w:t>comparing it to the actual data. Depending on the deviation between the two</w:t>
      </w:r>
      <w:r w:rsidR="00DE2A81" w:rsidRPr="001936F9">
        <w:rPr>
          <w:rFonts w:eastAsia="OpenDyslexic" w:cstheme="minorHAnsi"/>
        </w:rPr>
        <w:t>,</w:t>
      </w:r>
      <w:r w:rsidR="396C364A" w:rsidRPr="001936F9">
        <w:rPr>
          <w:rFonts w:eastAsia="OpenDyslexic" w:cstheme="minorHAnsi"/>
        </w:rPr>
        <w:t xml:space="preserve"> it can predict if </w:t>
      </w:r>
      <w:r w:rsidR="23D2E57B" w:rsidRPr="001936F9">
        <w:rPr>
          <w:rFonts w:eastAsia="OpenDyslexic" w:cstheme="minorHAnsi"/>
        </w:rPr>
        <w:t>there is an issue.</w:t>
      </w:r>
    </w:p>
    <w:p w14:paraId="176895F1" w14:textId="7D6B31BB" w:rsidR="1B6D90CA" w:rsidRPr="001936F9" w:rsidRDefault="1B6D90CA" w:rsidP="00AF5AB2">
      <w:pPr>
        <w:jc w:val="both"/>
        <w:rPr>
          <w:rFonts w:eastAsia="OpenDyslexic" w:cstheme="minorHAnsi"/>
        </w:rPr>
      </w:pPr>
      <w:r w:rsidRPr="001936F9">
        <w:rPr>
          <w:rFonts w:eastAsia="OpenDyslexic" w:cstheme="minorHAnsi"/>
        </w:rPr>
        <w:t>To do this</w:t>
      </w:r>
      <w:r w:rsidR="0E453D6E" w:rsidRPr="001936F9">
        <w:rPr>
          <w:rFonts w:eastAsia="OpenDyslexic" w:cstheme="minorHAnsi"/>
        </w:rPr>
        <w:t>,</w:t>
      </w:r>
      <w:r w:rsidRPr="001936F9">
        <w:rPr>
          <w:rFonts w:eastAsia="OpenDyslexic" w:cstheme="minorHAnsi"/>
        </w:rPr>
        <w:t xml:space="preserve"> you first need to </w:t>
      </w:r>
      <w:r w:rsidR="53EFAE76" w:rsidRPr="001936F9">
        <w:rPr>
          <w:rFonts w:eastAsia="OpenDyslexic" w:cstheme="minorHAnsi"/>
        </w:rPr>
        <w:t xml:space="preserve">import the dataset into </w:t>
      </w:r>
      <w:r w:rsidR="2EF17BBB" w:rsidRPr="001936F9">
        <w:rPr>
          <w:rFonts w:eastAsia="OpenDyslexic" w:cstheme="minorHAnsi"/>
        </w:rPr>
        <w:t>your program. For example</w:t>
      </w:r>
      <w:r w:rsidR="00E7038B" w:rsidRPr="001936F9">
        <w:rPr>
          <w:rFonts w:eastAsia="OpenDyslexic" w:cstheme="minorHAnsi"/>
        </w:rPr>
        <w:t>, doing this in Collab, you need to mount your Google Drive,</w:t>
      </w:r>
      <w:r w:rsidR="2EF17BBB" w:rsidRPr="001936F9">
        <w:rPr>
          <w:rFonts w:eastAsia="OpenDyslexic" w:cstheme="minorHAnsi"/>
        </w:rPr>
        <w:t xml:space="preserve"> and then you can import it into the program from there. Once you have that done, you need to split the dataset into three parts</w:t>
      </w:r>
      <w:r w:rsidR="00E7038B" w:rsidRPr="001936F9">
        <w:rPr>
          <w:rFonts w:eastAsia="OpenDyslexic" w:cstheme="minorHAnsi"/>
        </w:rPr>
        <w:t>:</w:t>
      </w:r>
      <w:r w:rsidR="2EF17BBB" w:rsidRPr="001936F9">
        <w:rPr>
          <w:rFonts w:eastAsia="OpenDyslexic" w:cstheme="minorHAnsi"/>
        </w:rPr>
        <w:t xml:space="preserve"> t</w:t>
      </w:r>
      <w:r w:rsidR="6346BD96" w:rsidRPr="001936F9">
        <w:rPr>
          <w:rFonts w:eastAsia="OpenDyslexic" w:cstheme="minorHAnsi"/>
        </w:rPr>
        <w:t>he training set, the test set and the validation set. In this project</w:t>
      </w:r>
      <w:r w:rsidR="00E7038B" w:rsidRPr="001936F9">
        <w:rPr>
          <w:rFonts w:eastAsia="OpenDyslexic" w:cstheme="minorHAnsi"/>
        </w:rPr>
        <w:t>, the split was done with 60% of the dataset being used for training, while 20% was used for the training and validation set,</w:t>
      </w:r>
      <w:r w:rsidR="2CB4478D" w:rsidRPr="001936F9">
        <w:rPr>
          <w:rFonts w:eastAsia="OpenDyslexic" w:cstheme="minorHAnsi"/>
        </w:rPr>
        <w:t xml:space="preserve"> respectively.</w:t>
      </w:r>
      <w:r w:rsidR="00B03200" w:rsidRPr="001936F9">
        <w:rPr>
          <w:rFonts w:eastAsia="OpenDyslexic" w:cstheme="minorHAnsi"/>
        </w:rPr>
        <w:t xml:space="preserve"> </w:t>
      </w:r>
      <w:r w:rsidR="00171B61" w:rsidRPr="001936F9">
        <w:rPr>
          <w:rFonts w:eastAsia="OpenDyslexic" w:cstheme="minorHAnsi"/>
        </w:rPr>
        <w:t xml:space="preserve">A 60–20–20 ratio was chosen </w:t>
      </w:r>
      <w:r w:rsidR="00D96F15" w:rsidRPr="001936F9">
        <w:rPr>
          <w:rFonts w:eastAsia="OpenDyslexic" w:cstheme="minorHAnsi"/>
        </w:rPr>
        <w:t>because the dataset had</w:t>
      </w:r>
      <w:r w:rsidR="00171B61" w:rsidRPr="001936F9">
        <w:rPr>
          <w:rFonts w:eastAsia="OpenDyslexic" w:cstheme="minorHAnsi"/>
        </w:rPr>
        <w:t xml:space="preserve"> 200,000</w:t>
      </w:r>
      <w:r w:rsidR="3304BC97" w:rsidRPr="001936F9">
        <w:rPr>
          <w:rFonts w:eastAsia="OpenDyslexic" w:cstheme="minorHAnsi"/>
        </w:rPr>
        <w:t xml:space="preserve"> data points</w:t>
      </w:r>
      <w:r w:rsidR="00A921D1" w:rsidRPr="001936F9">
        <w:rPr>
          <w:rFonts w:eastAsia="OpenDyslexic" w:cstheme="minorHAnsi"/>
        </w:rPr>
        <w:t>.</w:t>
      </w:r>
      <w:r w:rsidR="00823802" w:rsidRPr="001936F9">
        <w:rPr>
          <w:rFonts w:eastAsia="OpenDyslexic" w:cstheme="minorHAnsi"/>
        </w:rPr>
        <w:t xml:space="preserve"> As seen below, the Excel file with accelerometer data goes to 453409</w:t>
      </w:r>
      <w:r w:rsidR="005441F1" w:rsidRPr="001936F9">
        <w:rPr>
          <w:rFonts w:eastAsia="OpenDyslexic" w:cstheme="minorHAnsi"/>
        </w:rPr>
        <w:t>,</w:t>
      </w:r>
      <w:r w:rsidR="00823802" w:rsidRPr="001936F9">
        <w:rPr>
          <w:rFonts w:eastAsia="OpenDyslexic" w:cstheme="minorHAnsi"/>
        </w:rPr>
        <w:t xml:space="preserve"> and with a </w:t>
      </w:r>
      <w:r w:rsidR="00401239" w:rsidRPr="001936F9">
        <w:rPr>
          <w:rFonts w:eastAsia="OpenDyslexic" w:cstheme="minorHAnsi"/>
        </w:rPr>
        <w:t>space in between each read</w:t>
      </w:r>
      <w:r w:rsidR="00AF4300" w:rsidRPr="001936F9">
        <w:rPr>
          <w:rFonts w:eastAsia="OpenDyslexic" w:cstheme="minorHAnsi"/>
        </w:rPr>
        <w:t>,</w:t>
      </w:r>
      <w:r w:rsidR="00401239" w:rsidRPr="001936F9">
        <w:rPr>
          <w:rFonts w:eastAsia="OpenDyslexic" w:cstheme="minorHAnsi"/>
        </w:rPr>
        <w:t xml:space="preserve"> that means there </w:t>
      </w:r>
      <w:r w:rsidR="001A0ED4" w:rsidRPr="001936F9">
        <w:rPr>
          <w:rFonts w:eastAsia="OpenDyslexic" w:cstheme="minorHAnsi"/>
        </w:rPr>
        <w:t>are</w:t>
      </w:r>
      <w:r w:rsidR="00401239" w:rsidRPr="001936F9">
        <w:rPr>
          <w:rFonts w:eastAsia="OpenDyslexic" w:cstheme="minorHAnsi"/>
        </w:rPr>
        <w:t xml:space="preserve"> </w:t>
      </w:r>
      <w:r w:rsidR="00B21095" w:rsidRPr="001936F9">
        <w:rPr>
          <w:rFonts w:eastAsia="OpenDyslexic" w:cstheme="minorHAnsi"/>
        </w:rPr>
        <w:t>2</w:t>
      </w:r>
      <w:r w:rsidR="00837241" w:rsidRPr="001936F9">
        <w:rPr>
          <w:rFonts w:eastAsia="OpenDyslexic" w:cstheme="minorHAnsi"/>
        </w:rPr>
        <w:t>26705</w:t>
      </w:r>
      <w:r w:rsidR="00B21095" w:rsidRPr="001936F9">
        <w:rPr>
          <w:rFonts w:eastAsia="OpenDyslexic" w:cstheme="minorHAnsi"/>
        </w:rPr>
        <w:t xml:space="preserve"> data points </w:t>
      </w:r>
      <w:r w:rsidR="001A0ED4" w:rsidRPr="001936F9">
        <w:rPr>
          <w:rFonts w:eastAsia="OpenDyslexic" w:cstheme="minorHAnsi"/>
        </w:rPr>
        <w:t>in the set</w:t>
      </w:r>
      <w:r w:rsidR="005E131E" w:rsidRPr="001936F9">
        <w:rPr>
          <w:rFonts w:eastAsia="OpenDyslexic" w:cstheme="minorHAnsi"/>
        </w:rPr>
        <w:t xml:space="preserve">,  </w:t>
      </w:r>
      <w:r w:rsidR="005E131E" w:rsidRPr="001936F9">
        <w:rPr>
          <w:rFonts w:eastAsia="OpenDyslexic" w:cstheme="minorHAnsi"/>
        </w:rPr>
        <w:lastRenderedPageBreak/>
        <w:t>136023 data points in the training set and 45341 data points in the test and validation set,</w:t>
      </w:r>
      <w:r w:rsidR="006811CC" w:rsidRPr="001936F9">
        <w:rPr>
          <w:rFonts w:eastAsia="OpenDyslexic" w:cstheme="minorHAnsi"/>
        </w:rPr>
        <w:t xml:space="preserve"> respectively. </w:t>
      </w:r>
      <w:r w:rsidR="005E131E" w:rsidRPr="001936F9">
        <w:rPr>
          <w:rFonts w:eastAsia="OpenDyslexic" w:cstheme="minorHAnsi"/>
        </w:rPr>
        <w:t xml:space="preserve">While you could have a separate </w:t>
      </w:r>
      <w:r w:rsidR="00E71D1E" w:rsidRPr="001936F9">
        <w:rPr>
          <w:rFonts w:eastAsia="OpenDyslexic" w:cstheme="minorHAnsi"/>
        </w:rPr>
        <w:t>validation set</w:t>
      </w:r>
      <w:r w:rsidR="00FD7D31" w:rsidRPr="001936F9">
        <w:rPr>
          <w:rFonts w:eastAsia="OpenDyslexic" w:cstheme="minorHAnsi"/>
        </w:rPr>
        <w:t xml:space="preserve"> </w:t>
      </w:r>
      <w:r w:rsidR="00796AE8" w:rsidRPr="001936F9">
        <w:rPr>
          <w:rFonts w:eastAsia="OpenDyslexic" w:cstheme="minorHAnsi"/>
        </w:rPr>
        <w:t>with such a large dataset, it is unnecessary to have a separate</w:t>
      </w:r>
      <w:r w:rsidR="00EF4EEA" w:rsidRPr="001936F9">
        <w:rPr>
          <w:rFonts w:eastAsia="OpenDyslexic" w:cstheme="minorHAnsi"/>
        </w:rPr>
        <w:t xml:space="preserve"> validation set.</w:t>
      </w:r>
    </w:p>
    <w:p w14:paraId="755BCD2E" w14:textId="77777777" w:rsidR="006E0E95" w:rsidRDefault="00823802" w:rsidP="00AF5AB2">
      <w:pPr>
        <w:keepNext/>
        <w:jc w:val="both"/>
      </w:pPr>
      <w:r w:rsidRPr="001936F9">
        <w:rPr>
          <w:rFonts w:eastAsia="OpenDyslexic" w:cstheme="minorHAnsi"/>
          <w:noProof/>
        </w:rPr>
        <w:drawing>
          <wp:inline distT="0" distB="0" distL="0" distR="0" wp14:anchorId="7DDD7881" wp14:editId="3464D7DD">
            <wp:extent cx="2886478" cy="981212"/>
            <wp:effectExtent l="0" t="0" r="9525" b="9525"/>
            <wp:docPr id="122406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60481" name=""/>
                    <pic:cNvPicPr/>
                  </pic:nvPicPr>
                  <pic:blipFill>
                    <a:blip r:embed="rId21"/>
                    <a:stretch>
                      <a:fillRect/>
                    </a:stretch>
                  </pic:blipFill>
                  <pic:spPr>
                    <a:xfrm>
                      <a:off x="0" y="0"/>
                      <a:ext cx="2886478" cy="981212"/>
                    </a:xfrm>
                    <a:prstGeom prst="rect">
                      <a:avLst/>
                    </a:prstGeom>
                  </pic:spPr>
                </pic:pic>
              </a:graphicData>
            </a:graphic>
          </wp:inline>
        </w:drawing>
      </w:r>
    </w:p>
    <w:p w14:paraId="11644CFF" w14:textId="60F57A12" w:rsidR="00823802" w:rsidRPr="00AF5AB2" w:rsidRDefault="006E0E95" w:rsidP="00AF5AB2">
      <w:pPr>
        <w:pStyle w:val="Caption"/>
        <w:jc w:val="both"/>
        <w:rPr>
          <w:rFonts w:eastAsia="OpenDyslexic"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001E408B" w:rsidRPr="00AF5AB2">
        <w:rPr>
          <w:rFonts w:cstheme="minorHAnsi"/>
          <w:color w:val="auto"/>
        </w:rPr>
        <w:t>7</w:t>
      </w:r>
      <w:r w:rsidRPr="00AF5AB2">
        <w:rPr>
          <w:rFonts w:cstheme="minorHAnsi"/>
          <w:color w:val="auto"/>
        </w:rPr>
        <w:fldChar w:fldCharType="end"/>
      </w:r>
      <w:r w:rsidRPr="00AF5AB2">
        <w:rPr>
          <w:rFonts w:cstheme="minorHAnsi"/>
          <w:color w:val="auto"/>
        </w:rPr>
        <w:t>: CSV Example</w:t>
      </w:r>
    </w:p>
    <w:p w14:paraId="7997A096" w14:textId="1B8E9A4F" w:rsidR="00B81904" w:rsidRPr="001936F9" w:rsidRDefault="00F85D0B" w:rsidP="00AF5AB2">
      <w:pPr>
        <w:jc w:val="both"/>
        <w:rPr>
          <w:rFonts w:eastAsia="OpenDyslexic" w:cstheme="minorHAnsi"/>
        </w:rPr>
      </w:pPr>
      <w:r w:rsidRPr="001936F9">
        <w:rPr>
          <w:rFonts w:eastAsia="OpenDyslexic" w:cstheme="minorHAnsi"/>
        </w:rPr>
        <w:t>Once you have the dataset split up</w:t>
      </w:r>
      <w:r w:rsidR="00C85E56" w:rsidRPr="001936F9">
        <w:rPr>
          <w:rFonts w:eastAsia="OpenDyslexic" w:cstheme="minorHAnsi"/>
        </w:rPr>
        <w:t>,</w:t>
      </w:r>
      <w:r w:rsidRPr="001936F9">
        <w:rPr>
          <w:rFonts w:eastAsia="OpenDyslexic" w:cstheme="minorHAnsi"/>
        </w:rPr>
        <w:t xml:space="preserve"> </w:t>
      </w:r>
      <w:r w:rsidR="00035508" w:rsidRPr="001936F9">
        <w:rPr>
          <w:rFonts w:eastAsia="OpenDyslexic" w:cstheme="minorHAnsi"/>
        </w:rPr>
        <w:t xml:space="preserve">you then need to configure the RNN with </w:t>
      </w:r>
      <w:r w:rsidR="00C85E56" w:rsidRPr="001936F9">
        <w:rPr>
          <w:rFonts w:eastAsia="OpenDyslexic" w:cstheme="minorHAnsi"/>
        </w:rPr>
        <w:t>its</w:t>
      </w:r>
      <w:r w:rsidR="00035508" w:rsidRPr="001936F9">
        <w:rPr>
          <w:rFonts w:eastAsia="OpenDyslexic" w:cstheme="minorHAnsi"/>
        </w:rPr>
        <w:t xml:space="preserve"> input dimensions, hidden layer dimensions</w:t>
      </w:r>
      <w:r w:rsidR="007A4EF2" w:rsidRPr="001936F9">
        <w:rPr>
          <w:rFonts w:eastAsia="OpenDyslexic" w:cstheme="minorHAnsi"/>
        </w:rPr>
        <w:t>, number of layers</w:t>
      </w:r>
      <w:r w:rsidR="00035508" w:rsidRPr="001936F9">
        <w:rPr>
          <w:rFonts w:eastAsia="OpenDyslexic" w:cstheme="minorHAnsi"/>
        </w:rPr>
        <w:t xml:space="preserve"> and the </w:t>
      </w:r>
      <w:r w:rsidR="007A4EF2" w:rsidRPr="001936F9">
        <w:rPr>
          <w:rFonts w:eastAsia="OpenDyslexic" w:cstheme="minorHAnsi"/>
        </w:rPr>
        <w:t>dropout</w:t>
      </w:r>
      <w:r w:rsidR="00C85E56" w:rsidRPr="001936F9">
        <w:rPr>
          <w:rFonts w:eastAsia="OpenDyslexic" w:cstheme="minorHAnsi"/>
        </w:rPr>
        <w:t xml:space="preserve">. </w:t>
      </w:r>
      <w:r w:rsidR="00DF28AC" w:rsidRPr="001936F9">
        <w:rPr>
          <w:rFonts w:eastAsia="OpenDyslexic" w:cstheme="minorHAnsi"/>
        </w:rPr>
        <w:t>Set the input dimensions to 3, since you have x, y,</w:t>
      </w:r>
      <w:r w:rsidR="00C85E56" w:rsidRPr="001936F9">
        <w:rPr>
          <w:rFonts w:eastAsia="OpenDyslexic" w:cstheme="minorHAnsi"/>
        </w:rPr>
        <w:t xml:space="preserve"> and z as inputs.</w:t>
      </w:r>
      <w:r w:rsidR="00586A2D" w:rsidRPr="001936F9">
        <w:rPr>
          <w:rFonts w:eastAsia="OpenDyslexic" w:cstheme="minorHAnsi"/>
        </w:rPr>
        <w:t xml:space="preserve"> The hidden dimension is</w:t>
      </w:r>
      <w:r w:rsidR="00467376" w:rsidRPr="001936F9">
        <w:rPr>
          <w:rFonts w:eastAsia="OpenDyslexic" w:cstheme="minorHAnsi"/>
        </w:rPr>
        <w:t xml:space="preserve"> the amount of memory stored </w:t>
      </w:r>
      <w:r w:rsidR="00EC2F71" w:rsidRPr="001936F9">
        <w:rPr>
          <w:rFonts w:eastAsia="OpenDyslexic" w:cstheme="minorHAnsi"/>
        </w:rPr>
        <w:t>in the system</w:t>
      </w:r>
      <w:r w:rsidR="00296366" w:rsidRPr="001936F9">
        <w:rPr>
          <w:rFonts w:eastAsia="OpenDyslexic" w:cstheme="minorHAnsi"/>
        </w:rPr>
        <w:t>.</w:t>
      </w:r>
      <w:r w:rsidR="00E3368F" w:rsidRPr="001936F9">
        <w:rPr>
          <w:rFonts w:eastAsia="OpenDyslexic" w:cstheme="minorHAnsi"/>
        </w:rPr>
        <w:t xml:space="preserve"> In this </w:t>
      </w:r>
      <w:r w:rsidR="008B4F89" w:rsidRPr="001936F9">
        <w:rPr>
          <w:rFonts w:eastAsia="OpenDyslexic" w:cstheme="minorHAnsi"/>
        </w:rPr>
        <w:t>project, the hidden dimension is set to 10, meaning 30 data points are saved for use</w:t>
      </w:r>
      <w:r w:rsidR="00EB323D" w:rsidRPr="001936F9">
        <w:rPr>
          <w:rFonts w:eastAsia="OpenDyslexic" w:cstheme="minorHAnsi"/>
        </w:rPr>
        <w:t xml:space="preserve"> within the system.</w:t>
      </w:r>
      <w:r w:rsidR="00713264" w:rsidRPr="001936F9">
        <w:rPr>
          <w:rFonts w:eastAsia="OpenDyslexic" w:cstheme="minorHAnsi"/>
        </w:rPr>
        <w:t xml:space="preserve"> 10 was chosen </w:t>
      </w:r>
      <w:r w:rsidR="005E4970" w:rsidRPr="001936F9">
        <w:rPr>
          <w:rFonts w:eastAsia="OpenDyslexic" w:cstheme="minorHAnsi"/>
        </w:rPr>
        <w:t>because, after testing different hidden layers, 20 was originally chosen as an arbitrary value, which was shown to cause</w:t>
      </w:r>
      <w:r w:rsidR="0011335C" w:rsidRPr="001936F9">
        <w:rPr>
          <w:rFonts w:eastAsia="OpenDyslexic" w:cstheme="minorHAnsi"/>
        </w:rPr>
        <w:t xml:space="preserve"> overfitting due to </w:t>
      </w:r>
      <w:r w:rsidR="00360FA1" w:rsidRPr="001936F9">
        <w:rPr>
          <w:rFonts w:eastAsia="OpenDyslexic" w:cstheme="minorHAnsi"/>
        </w:rPr>
        <w:t>complexity</w:t>
      </w:r>
      <w:r w:rsidR="00786A77" w:rsidRPr="001936F9">
        <w:rPr>
          <w:rFonts w:eastAsia="OpenDyslexic" w:cstheme="minorHAnsi"/>
        </w:rPr>
        <w:t xml:space="preserve">. As a result, 10 was tested, which prevented overfitting. </w:t>
      </w:r>
      <w:r w:rsidR="00553843" w:rsidRPr="001936F9">
        <w:rPr>
          <w:rFonts w:eastAsia="OpenDyslexic" w:cstheme="minorHAnsi"/>
        </w:rPr>
        <w:t xml:space="preserve">This is due to 10 of X, Y and Z acceleration </w:t>
      </w:r>
      <w:r w:rsidR="00E57847" w:rsidRPr="001936F9">
        <w:rPr>
          <w:rFonts w:eastAsia="OpenDyslexic" w:cstheme="minorHAnsi"/>
        </w:rPr>
        <w:t>data being kept in the system. Increasing this can help improve the system</w:t>
      </w:r>
      <w:r w:rsidR="008B4F89" w:rsidRPr="001936F9">
        <w:rPr>
          <w:rFonts w:eastAsia="OpenDyslexic" w:cstheme="minorHAnsi"/>
        </w:rPr>
        <w:t>,</w:t>
      </w:r>
      <w:r w:rsidR="00E57847" w:rsidRPr="001936F9">
        <w:rPr>
          <w:rFonts w:eastAsia="OpenDyslexic" w:cstheme="minorHAnsi"/>
        </w:rPr>
        <w:t xml:space="preserve"> but also increases the computational complexity and the </w:t>
      </w:r>
      <w:r w:rsidR="00EA2B89" w:rsidRPr="001936F9">
        <w:rPr>
          <w:rFonts w:eastAsia="OpenDyslexic" w:cstheme="minorHAnsi"/>
        </w:rPr>
        <w:t>risk of exploding or imploding</w:t>
      </w:r>
      <w:r w:rsidR="002431EC" w:rsidRPr="001936F9">
        <w:rPr>
          <w:rFonts w:eastAsia="OpenDyslexic" w:cstheme="minorHAnsi"/>
        </w:rPr>
        <w:t xml:space="preserve"> </w:t>
      </w:r>
      <w:r w:rsidR="00EA2B89" w:rsidRPr="001936F9">
        <w:rPr>
          <w:rFonts w:eastAsia="OpenDyslexic" w:cstheme="minorHAnsi"/>
        </w:rPr>
        <w:t>gradient</w:t>
      </w:r>
      <w:r w:rsidR="00963764" w:rsidRPr="001936F9">
        <w:rPr>
          <w:rFonts w:eastAsia="OpenDyslexic" w:cstheme="minorHAnsi"/>
        </w:rPr>
        <w:t xml:space="preserve">. To prevent this, you can use Long </w:t>
      </w:r>
      <w:r w:rsidR="006F1A3D" w:rsidRPr="001936F9">
        <w:rPr>
          <w:rFonts w:eastAsia="OpenDyslexic" w:cstheme="minorHAnsi"/>
        </w:rPr>
        <w:t>Short-Term</w:t>
      </w:r>
      <w:r w:rsidR="008B4F89" w:rsidRPr="001936F9">
        <w:rPr>
          <w:rFonts w:eastAsia="OpenDyslexic" w:cstheme="minorHAnsi"/>
        </w:rPr>
        <w:t xml:space="preserve"> Memory (LSTM)</w:t>
      </w:r>
      <w:r w:rsidR="000264B8" w:rsidRPr="001936F9">
        <w:rPr>
          <w:rFonts w:eastAsia="OpenDyslexic" w:cstheme="minorHAnsi"/>
        </w:rPr>
        <w:t xml:space="preserve">. This project uses LSTM </w:t>
      </w:r>
      <w:r w:rsidR="00AB1FA4" w:rsidRPr="001936F9">
        <w:rPr>
          <w:rFonts w:eastAsia="OpenDyslexic" w:cstheme="minorHAnsi"/>
        </w:rPr>
        <w:t>because it helps reduce training time and prevents exploding and imploding gradients, which are common problems with LSTMs with large hidden layers or RNNs</w:t>
      </w:r>
      <w:r w:rsidR="003B5342" w:rsidRPr="001936F9">
        <w:rPr>
          <w:rFonts w:eastAsia="OpenDyslexic" w:cstheme="minorHAnsi"/>
        </w:rPr>
        <w:t xml:space="preserve"> </w:t>
      </w:r>
      <w:r w:rsidR="0012119B" w:rsidRPr="001936F9">
        <w:rPr>
          <w:rFonts w:eastAsia="OpenDyslexic" w:cstheme="minorHAnsi"/>
        </w:rPr>
        <w:t>that have to detect small changes</w:t>
      </w:r>
      <w:r w:rsidR="00406D4E" w:rsidRPr="001936F9">
        <w:rPr>
          <w:rFonts w:eastAsia="OpenDyslexic" w:cstheme="minorHAnsi"/>
        </w:rPr>
        <w:t xml:space="preserve"> </w:t>
      </w:r>
      <w:sdt>
        <w:sdtPr>
          <w:rPr>
            <w:rFonts w:eastAsia="OpenDyslexic" w:cstheme="minorHAnsi"/>
          </w:rPr>
          <w:id w:val="-1530724597"/>
          <w:citation/>
        </w:sdtPr>
        <w:sdtEndPr/>
        <w:sdtContent>
          <w:r w:rsidR="00406D4E" w:rsidRPr="001936F9">
            <w:rPr>
              <w:rFonts w:eastAsia="OpenDyslexic" w:cstheme="minorHAnsi"/>
            </w:rPr>
            <w:fldChar w:fldCharType="begin"/>
          </w:r>
          <w:r w:rsidR="00406D4E" w:rsidRPr="001936F9">
            <w:rPr>
              <w:rFonts w:eastAsia="OpenDyslexic" w:cstheme="minorHAnsi"/>
            </w:rPr>
            <w:instrText xml:space="preserve"> CITATION Gee25 \l 2057 </w:instrText>
          </w:r>
          <w:r w:rsidR="00406D4E" w:rsidRPr="001936F9">
            <w:rPr>
              <w:rFonts w:eastAsia="OpenDyslexic" w:cstheme="minorHAnsi"/>
            </w:rPr>
            <w:fldChar w:fldCharType="separate"/>
          </w:r>
          <w:r w:rsidR="00964B0A" w:rsidRPr="001936F9">
            <w:rPr>
              <w:rFonts w:eastAsia="OpenDyslexic" w:cstheme="minorHAnsi"/>
            </w:rPr>
            <w:t>(GeeksforGeeks, 2025)</w:t>
          </w:r>
          <w:r w:rsidR="00406D4E" w:rsidRPr="001936F9">
            <w:rPr>
              <w:rFonts w:eastAsia="OpenDyslexic" w:cstheme="minorHAnsi"/>
            </w:rPr>
            <w:fldChar w:fldCharType="end"/>
          </w:r>
        </w:sdtContent>
      </w:sdt>
      <w:r w:rsidR="0012119B" w:rsidRPr="001936F9">
        <w:rPr>
          <w:rFonts w:eastAsia="OpenDyslexic" w:cstheme="minorHAnsi"/>
        </w:rPr>
        <w:t xml:space="preserve">. </w:t>
      </w:r>
      <w:r w:rsidR="00B71157" w:rsidRPr="001936F9">
        <w:rPr>
          <w:rFonts w:eastAsia="OpenDyslexic" w:cstheme="minorHAnsi"/>
        </w:rPr>
        <w:t>In relation to this project</w:t>
      </w:r>
      <w:r w:rsidR="000264B8" w:rsidRPr="001936F9">
        <w:rPr>
          <w:rFonts w:eastAsia="OpenDyslexic" w:cstheme="minorHAnsi"/>
        </w:rPr>
        <w:t>,</w:t>
      </w:r>
      <w:r w:rsidR="00B71157" w:rsidRPr="001936F9">
        <w:rPr>
          <w:rFonts w:eastAsia="OpenDyslexic" w:cstheme="minorHAnsi"/>
        </w:rPr>
        <w:t xml:space="preserve"> the small changes in acceleration</w:t>
      </w:r>
      <w:r w:rsidR="00FD0B8A" w:rsidRPr="001936F9">
        <w:rPr>
          <w:rFonts w:eastAsia="OpenDyslexic" w:cstheme="minorHAnsi"/>
        </w:rPr>
        <w:t xml:space="preserve">. This is also affected </w:t>
      </w:r>
      <w:r w:rsidR="00DF41D5" w:rsidRPr="001936F9">
        <w:rPr>
          <w:rFonts w:eastAsia="OpenDyslexic" w:cstheme="minorHAnsi"/>
        </w:rPr>
        <w:t>by</w:t>
      </w:r>
      <w:r w:rsidR="00FD0B8A" w:rsidRPr="001936F9">
        <w:rPr>
          <w:rFonts w:eastAsia="OpenDyslexic" w:cstheme="minorHAnsi"/>
        </w:rPr>
        <w:t xml:space="preserve"> the number of layers. </w:t>
      </w:r>
      <w:r w:rsidR="00CD0A2C" w:rsidRPr="001936F9">
        <w:rPr>
          <w:rFonts w:eastAsia="OpenDyslexic" w:cstheme="minorHAnsi"/>
        </w:rPr>
        <w:t>Having multiple layers has a few drawbacks</w:t>
      </w:r>
      <w:r w:rsidR="00DF41D5" w:rsidRPr="001936F9">
        <w:rPr>
          <w:rFonts w:eastAsia="OpenDyslexic" w:cstheme="minorHAnsi"/>
        </w:rPr>
        <w:t>,</w:t>
      </w:r>
      <w:r w:rsidR="00546B2D" w:rsidRPr="001936F9">
        <w:rPr>
          <w:rFonts w:eastAsia="OpenDyslexic" w:cstheme="minorHAnsi"/>
        </w:rPr>
        <w:t xml:space="preserve"> but a major </w:t>
      </w:r>
      <w:r w:rsidR="006D4ECD" w:rsidRPr="001936F9">
        <w:rPr>
          <w:rFonts w:eastAsia="OpenDyslexic" w:cstheme="minorHAnsi"/>
        </w:rPr>
        <w:t xml:space="preserve">benefit of having multiple layers </w:t>
      </w:r>
      <w:r w:rsidR="00355182" w:rsidRPr="001936F9">
        <w:rPr>
          <w:rFonts w:eastAsia="OpenDyslexic" w:cstheme="minorHAnsi"/>
        </w:rPr>
        <w:t xml:space="preserve">is </w:t>
      </w:r>
      <w:r w:rsidR="00AD4FAF" w:rsidRPr="001936F9">
        <w:rPr>
          <w:rFonts w:eastAsia="OpenDyslexic" w:cstheme="minorHAnsi"/>
        </w:rPr>
        <w:t>increased model capacity</w:t>
      </w:r>
      <w:r w:rsidR="00DF41D5" w:rsidRPr="001936F9">
        <w:rPr>
          <w:rFonts w:eastAsia="OpenDyslexic" w:cstheme="minorHAnsi"/>
        </w:rPr>
        <w:t>,</w:t>
      </w:r>
      <w:r w:rsidR="006D154E" w:rsidRPr="001936F9">
        <w:rPr>
          <w:rFonts w:eastAsia="OpenDyslexic" w:cstheme="minorHAnsi"/>
        </w:rPr>
        <w:t xml:space="preserve"> which allows for </w:t>
      </w:r>
      <w:r w:rsidR="006D0C5A" w:rsidRPr="001936F9">
        <w:rPr>
          <w:rFonts w:eastAsia="OpenDyslexic" w:cstheme="minorHAnsi"/>
        </w:rPr>
        <w:t>better</w:t>
      </w:r>
      <w:r w:rsidR="00583A48" w:rsidRPr="001936F9">
        <w:rPr>
          <w:rFonts w:eastAsia="OpenDyslexic" w:cstheme="minorHAnsi"/>
        </w:rPr>
        <w:t xml:space="preserve"> learning of </w:t>
      </w:r>
      <w:r w:rsidR="00DF41D5" w:rsidRPr="001936F9">
        <w:rPr>
          <w:rFonts w:eastAsia="OpenDyslexic" w:cstheme="minorHAnsi"/>
        </w:rPr>
        <w:t>subtle</w:t>
      </w:r>
      <w:r w:rsidR="00583A48" w:rsidRPr="001936F9">
        <w:rPr>
          <w:rFonts w:eastAsia="OpenDyslexic" w:cstheme="minorHAnsi"/>
        </w:rPr>
        <w:t xml:space="preserve"> </w:t>
      </w:r>
      <w:r w:rsidR="00FF57A1" w:rsidRPr="001936F9">
        <w:rPr>
          <w:rFonts w:eastAsia="OpenDyslexic" w:cstheme="minorHAnsi"/>
        </w:rPr>
        <w:t>relationships</w:t>
      </w:r>
      <w:r w:rsidR="00F140A8" w:rsidRPr="001936F9">
        <w:rPr>
          <w:rFonts w:eastAsia="OpenDyslexic" w:cstheme="minorHAnsi"/>
        </w:rPr>
        <w:t>,</w:t>
      </w:r>
      <w:r w:rsidR="00934D2E" w:rsidRPr="001936F9">
        <w:rPr>
          <w:rFonts w:eastAsia="OpenDyslexic" w:cstheme="minorHAnsi"/>
        </w:rPr>
        <w:t xml:space="preserve"> such as small changes in acceleration</w:t>
      </w:r>
      <w:r w:rsidR="006B5A4C" w:rsidRPr="001936F9">
        <w:rPr>
          <w:rFonts w:eastAsia="OpenDyslexic" w:cstheme="minorHAnsi"/>
        </w:rPr>
        <w:t>.</w:t>
      </w:r>
      <w:r w:rsidR="00F140A8" w:rsidRPr="001936F9">
        <w:rPr>
          <w:rFonts w:eastAsia="OpenDyslexic" w:cstheme="minorHAnsi"/>
        </w:rPr>
        <w:t xml:space="preserve"> In this project</w:t>
      </w:r>
      <w:r w:rsidR="007D3E27" w:rsidRPr="001936F9">
        <w:rPr>
          <w:rFonts w:eastAsia="OpenDyslexic" w:cstheme="minorHAnsi"/>
        </w:rPr>
        <w:t>, there are 4 layers that enable the model to better predict relationships</w:t>
      </w:r>
      <w:r w:rsidR="009C66B7" w:rsidRPr="001936F9">
        <w:rPr>
          <w:rFonts w:eastAsia="OpenDyslexic" w:cstheme="minorHAnsi"/>
        </w:rPr>
        <w:t>. Allowing</w:t>
      </w:r>
      <w:r w:rsidR="00B74F3D" w:rsidRPr="001936F9">
        <w:rPr>
          <w:rFonts w:eastAsia="OpenDyslexic" w:cstheme="minorHAnsi"/>
        </w:rPr>
        <w:t xml:space="preserve"> </w:t>
      </w:r>
      <w:r w:rsidR="006264AB" w:rsidRPr="001936F9">
        <w:rPr>
          <w:rFonts w:eastAsia="OpenDyslexic" w:cstheme="minorHAnsi"/>
        </w:rPr>
        <w:t>the system to make better predictions.</w:t>
      </w:r>
      <w:r w:rsidR="00D36969" w:rsidRPr="001936F9">
        <w:rPr>
          <w:rFonts w:eastAsia="OpenDyslexic" w:cstheme="minorHAnsi"/>
        </w:rPr>
        <w:t xml:space="preserve"> This does increase the </w:t>
      </w:r>
      <w:r w:rsidR="00861884" w:rsidRPr="001936F9">
        <w:rPr>
          <w:rFonts w:eastAsia="OpenDyslexic" w:cstheme="minorHAnsi"/>
        </w:rPr>
        <w:t>computational</w:t>
      </w:r>
      <w:r w:rsidR="00D36969" w:rsidRPr="001936F9">
        <w:rPr>
          <w:rFonts w:eastAsia="OpenDyslexic" w:cstheme="minorHAnsi"/>
        </w:rPr>
        <w:t xml:space="preserve"> expense and </w:t>
      </w:r>
      <w:r w:rsidR="00922F35" w:rsidRPr="001936F9">
        <w:rPr>
          <w:rFonts w:eastAsia="OpenDyslexic" w:cstheme="minorHAnsi"/>
        </w:rPr>
        <w:t xml:space="preserve">can lead to overfitting if </w:t>
      </w:r>
      <w:r w:rsidR="00845BEB" w:rsidRPr="001936F9">
        <w:rPr>
          <w:rFonts w:eastAsia="OpenDyslexic" w:cstheme="minorHAnsi"/>
        </w:rPr>
        <w:t xml:space="preserve">you do not </w:t>
      </w:r>
      <w:r w:rsidR="00BE0F4A" w:rsidRPr="001936F9">
        <w:rPr>
          <w:rFonts w:eastAsia="OpenDyslexic" w:cstheme="minorHAnsi"/>
        </w:rPr>
        <w:t>use dropout to reduce overfitting</w:t>
      </w:r>
      <w:r w:rsidR="00861884" w:rsidRPr="001936F9">
        <w:rPr>
          <w:rFonts w:eastAsia="OpenDyslexic" w:cstheme="minorHAnsi"/>
        </w:rPr>
        <w:t>.</w:t>
      </w:r>
    </w:p>
    <w:p w14:paraId="507A8313" w14:textId="09CAC4F2" w:rsidR="002D3078" w:rsidRPr="001936F9" w:rsidRDefault="002D3078" w:rsidP="00AF5AB2">
      <w:pPr>
        <w:jc w:val="both"/>
        <w:rPr>
          <w:rFonts w:eastAsia="OpenDyslexic" w:cstheme="minorHAnsi"/>
        </w:rPr>
      </w:pPr>
      <w:r w:rsidRPr="001936F9">
        <w:rPr>
          <w:rFonts w:eastAsia="OpenDyslexic" w:cstheme="minorHAnsi"/>
        </w:rPr>
        <w:t xml:space="preserve">An important </w:t>
      </w:r>
      <w:r w:rsidR="00B766F8" w:rsidRPr="001936F9">
        <w:rPr>
          <w:rFonts w:eastAsia="OpenDyslexic" w:cstheme="minorHAnsi"/>
        </w:rPr>
        <w:t>part of RNN is dropout</w:t>
      </w:r>
      <w:r w:rsidR="00EA7AF5" w:rsidRPr="001936F9">
        <w:rPr>
          <w:rFonts w:eastAsia="OpenDyslexic" w:cstheme="minorHAnsi"/>
        </w:rPr>
        <w:t xml:space="preserve">. </w:t>
      </w:r>
      <w:r w:rsidR="005E0DFF" w:rsidRPr="001936F9">
        <w:rPr>
          <w:rFonts w:eastAsia="OpenDyslexic" w:cstheme="minorHAnsi"/>
        </w:rPr>
        <w:t>These drop (set to zero)</w:t>
      </w:r>
      <w:r w:rsidR="00D549A6" w:rsidRPr="001936F9">
        <w:rPr>
          <w:rFonts w:eastAsia="OpenDyslexic" w:cstheme="minorHAnsi"/>
        </w:rPr>
        <w:t xml:space="preserve"> </w:t>
      </w:r>
      <w:r w:rsidR="00686DCC" w:rsidRPr="001936F9">
        <w:rPr>
          <w:rFonts w:eastAsia="OpenDyslexic" w:cstheme="minorHAnsi"/>
        </w:rPr>
        <w:t xml:space="preserve">random </w:t>
      </w:r>
      <w:r w:rsidR="00AB1FA4" w:rsidRPr="001936F9">
        <w:rPr>
          <w:rFonts w:eastAsia="OpenDyslexic" w:cstheme="minorHAnsi"/>
        </w:rPr>
        <w:t>neuron</w:t>
      </w:r>
      <w:r w:rsidR="001B4944" w:rsidRPr="001936F9">
        <w:rPr>
          <w:rFonts w:eastAsia="OpenDyslexic" w:cstheme="minorHAnsi"/>
        </w:rPr>
        <w:t>s</w:t>
      </w:r>
      <w:r w:rsidR="00EB415B" w:rsidRPr="001936F9">
        <w:rPr>
          <w:rFonts w:eastAsia="OpenDyslexic" w:cstheme="minorHAnsi"/>
        </w:rPr>
        <w:t xml:space="preserve"> </w:t>
      </w:r>
      <w:r w:rsidR="00197A1B" w:rsidRPr="001936F9">
        <w:rPr>
          <w:rFonts w:eastAsia="OpenDyslexic" w:cstheme="minorHAnsi"/>
        </w:rPr>
        <w:t>during the training step</w:t>
      </w:r>
      <w:r w:rsidR="00302815" w:rsidRPr="001936F9">
        <w:rPr>
          <w:rFonts w:eastAsia="OpenDyslexic" w:cstheme="minorHAnsi"/>
        </w:rPr>
        <w:t xml:space="preserve">. The amount depends on the percentage it is set </w:t>
      </w:r>
      <w:r w:rsidR="005F0858" w:rsidRPr="001936F9">
        <w:rPr>
          <w:rFonts w:eastAsia="OpenDyslexic" w:cstheme="minorHAnsi"/>
        </w:rPr>
        <w:t>to</w:t>
      </w:r>
      <w:r w:rsidR="00302815" w:rsidRPr="001936F9">
        <w:rPr>
          <w:rFonts w:eastAsia="OpenDyslexic" w:cstheme="minorHAnsi"/>
        </w:rPr>
        <w:t xml:space="preserve">. </w:t>
      </w:r>
      <w:r w:rsidR="002F5A2B" w:rsidRPr="001936F9">
        <w:rPr>
          <w:rFonts w:eastAsia="OpenDyslexic" w:cstheme="minorHAnsi"/>
        </w:rPr>
        <w:t>The purpose of dropout is to prevent overfitting in the system</w:t>
      </w:r>
      <w:r w:rsidR="001B4944" w:rsidRPr="001936F9">
        <w:rPr>
          <w:rFonts w:eastAsia="OpenDyslexic" w:cstheme="minorHAnsi"/>
        </w:rPr>
        <w:t>. It</w:t>
      </w:r>
      <w:r w:rsidR="000701B6" w:rsidRPr="001936F9">
        <w:rPr>
          <w:rFonts w:eastAsia="OpenDyslexic" w:cstheme="minorHAnsi"/>
        </w:rPr>
        <w:t xml:space="preserve"> does this by </w:t>
      </w:r>
      <w:r w:rsidR="00F604F8" w:rsidRPr="001936F9">
        <w:rPr>
          <w:rFonts w:eastAsia="OpenDyslexic" w:cstheme="minorHAnsi"/>
        </w:rPr>
        <w:t>preventing the system from relying on any specific neuron order, thereby encouraging the model to learn more robust features</w:t>
      </w:r>
      <w:r w:rsidR="001A1635" w:rsidRPr="001936F9">
        <w:rPr>
          <w:rFonts w:eastAsia="OpenDyslexic" w:cstheme="minorHAnsi"/>
        </w:rPr>
        <w:t xml:space="preserve">. It also makes </w:t>
      </w:r>
      <w:r w:rsidR="004845FA" w:rsidRPr="001936F9">
        <w:rPr>
          <w:rFonts w:eastAsia="OpenDyslexic" w:cstheme="minorHAnsi"/>
        </w:rPr>
        <w:t xml:space="preserve">the model </w:t>
      </w:r>
      <w:r w:rsidR="004C32F4" w:rsidRPr="001936F9">
        <w:rPr>
          <w:rFonts w:eastAsia="OpenDyslexic" w:cstheme="minorHAnsi"/>
        </w:rPr>
        <w:t>l</w:t>
      </w:r>
      <w:r w:rsidR="00D17797" w:rsidRPr="001936F9">
        <w:rPr>
          <w:rFonts w:eastAsia="OpenDyslexic" w:cstheme="minorHAnsi"/>
        </w:rPr>
        <w:t>ess sensitive to specific weights</w:t>
      </w:r>
      <w:r w:rsidR="00F604F8" w:rsidRPr="001936F9">
        <w:rPr>
          <w:rFonts w:eastAsia="OpenDyslexic" w:cstheme="minorHAnsi"/>
        </w:rPr>
        <w:t>, helping the model to generalise</w:t>
      </w:r>
      <w:r w:rsidR="00612F7D" w:rsidRPr="001936F9">
        <w:rPr>
          <w:rFonts w:eastAsia="OpenDyslexic" w:cstheme="minorHAnsi"/>
        </w:rPr>
        <w:t xml:space="preserve"> better to new data. This project a dropout rate of 30% (0.3) is used as th</w:t>
      </w:r>
      <w:r w:rsidR="00931B7E" w:rsidRPr="001936F9">
        <w:rPr>
          <w:rFonts w:eastAsia="OpenDyslexic" w:cstheme="minorHAnsi"/>
        </w:rPr>
        <w:t xml:space="preserve">is </w:t>
      </w:r>
      <w:r w:rsidR="007A556E" w:rsidRPr="001936F9">
        <w:rPr>
          <w:rFonts w:eastAsia="OpenDyslexic" w:cstheme="minorHAnsi"/>
        </w:rPr>
        <w:t xml:space="preserve">is high enough to prevent any overfitting while not being so aggressive that </w:t>
      </w:r>
      <w:r w:rsidR="0074032D" w:rsidRPr="001936F9">
        <w:rPr>
          <w:rFonts w:eastAsia="OpenDyslexic" w:cstheme="minorHAnsi"/>
        </w:rPr>
        <w:t>it</w:t>
      </w:r>
      <w:r w:rsidR="00E66D30" w:rsidRPr="001936F9">
        <w:rPr>
          <w:rFonts w:eastAsia="OpenDyslexic" w:cstheme="minorHAnsi"/>
        </w:rPr>
        <w:t xml:space="preserve"> causes issues with training.</w:t>
      </w:r>
    </w:p>
    <w:p w14:paraId="433C45F6" w14:textId="5909050A" w:rsidR="00D978F4" w:rsidRPr="001936F9" w:rsidRDefault="00F604F8" w:rsidP="00AF5AB2">
      <w:pPr>
        <w:jc w:val="both"/>
        <w:rPr>
          <w:rFonts w:eastAsia="OpenDyslexic" w:cstheme="minorHAnsi"/>
        </w:rPr>
      </w:pPr>
      <w:r w:rsidRPr="001936F9">
        <w:rPr>
          <w:rFonts w:eastAsia="OpenDyslexic" w:cstheme="minorHAnsi"/>
        </w:rPr>
        <w:t xml:space="preserve">Batch size is </w:t>
      </w:r>
      <w:r w:rsidR="00F842B5" w:rsidRPr="001936F9">
        <w:rPr>
          <w:rFonts w:eastAsia="OpenDyslexic" w:cstheme="minorHAnsi"/>
        </w:rPr>
        <w:t>a key part of any model. I</w:t>
      </w:r>
      <w:r w:rsidR="00F5116A" w:rsidRPr="001936F9">
        <w:rPr>
          <w:rFonts w:eastAsia="OpenDyslexic" w:cstheme="minorHAnsi"/>
        </w:rPr>
        <w:t>n a model,</w:t>
      </w:r>
      <w:r w:rsidR="00F842B5" w:rsidRPr="001936F9">
        <w:rPr>
          <w:rFonts w:eastAsia="OpenDyslexic" w:cstheme="minorHAnsi"/>
        </w:rPr>
        <w:t xml:space="preserve"> the dataset</w:t>
      </w:r>
      <w:r w:rsidR="00F5116A" w:rsidRPr="001936F9">
        <w:rPr>
          <w:rFonts w:eastAsia="OpenDyslexic" w:cstheme="minorHAnsi"/>
        </w:rPr>
        <w:t xml:space="preserve"> is divided</w:t>
      </w:r>
      <w:r w:rsidR="00F842B5" w:rsidRPr="001936F9">
        <w:rPr>
          <w:rFonts w:eastAsia="OpenDyslexic" w:cstheme="minorHAnsi"/>
        </w:rPr>
        <w:t xml:space="preserve"> into smaller subsets called batches</w:t>
      </w:r>
      <w:r w:rsidR="0021010D" w:rsidRPr="001936F9">
        <w:rPr>
          <w:rFonts w:eastAsia="OpenDyslexic" w:cstheme="minorHAnsi"/>
        </w:rPr>
        <w:t>, as feeding the entire dataset to the model at once can be computationally complex and, in most cases, especially with large datasets, impossible.</w:t>
      </w:r>
      <w:r w:rsidR="00537B3D" w:rsidRPr="001936F9">
        <w:rPr>
          <w:rFonts w:eastAsia="OpenDyslexic" w:cstheme="minorHAnsi"/>
        </w:rPr>
        <w:t xml:space="preserve"> In the model</w:t>
      </w:r>
      <w:r w:rsidR="00E97A01" w:rsidRPr="001936F9">
        <w:rPr>
          <w:rFonts w:eastAsia="OpenDyslexic" w:cstheme="minorHAnsi"/>
        </w:rPr>
        <w:t xml:space="preserve"> for each epoch</w:t>
      </w:r>
      <w:r w:rsidR="00086148" w:rsidRPr="001936F9">
        <w:rPr>
          <w:rFonts w:eastAsia="OpenDyslexic" w:cstheme="minorHAnsi"/>
        </w:rPr>
        <w:t>,</w:t>
      </w:r>
      <w:r w:rsidR="00E97A01" w:rsidRPr="001936F9">
        <w:rPr>
          <w:rFonts w:eastAsia="OpenDyslexic" w:cstheme="minorHAnsi"/>
        </w:rPr>
        <w:t xml:space="preserve"> the training dataset is shuffled and then divided into batches of </w:t>
      </w:r>
      <w:r w:rsidR="00086148" w:rsidRPr="001936F9">
        <w:rPr>
          <w:rFonts w:eastAsia="OpenDyslexic" w:cstheme="minorHAnsi"/>
        </w:rPr>
        <w:t xml:space="preserve">a </w:t>
      </w:r>
      <w:r w:rsidR="00E97A01" w:rsidRPr="001936F9">
        <w:rPr>
          <w:rFonts w:eastAsia="OpenDyslexic" w:cstheme="minorHAnsi"/>
        </w:rPr>
        <w:t>specified size. In this project</w:t>
      </w:r>
      <w:r w:rsidR="00086148" w:rsidRPr="001936F9">
        <w:rPr>
          <w:rFonts w:eastAsia="OpenDyslexic" w:cstheme="minorHAnsi"/>
        </w:rPr>
        <w:t>,</w:t>
      </w:r>
      <w:r w:rsidR="00E97A01" w:rsidRPr="001936F9">
        <w:rPr>
          <w:rFonts w:eastAsia="OpenDyslexic" w:cstheme="minorHAnsi"/>
        </w:rPr>
        <w:t xml:space="preserve"> the </w:t>
      </w:r>
      <w:r w:rsidR="009C7515" w:rsidRPr="001936F9">
        <w:rPr>
          <w:rFonts w:eastAsia="OpenDyslexic" w:cstheme="minorHAnsi"/>
        </w:rPr>
        <w:t>batch size is set to 32.</w:t>
      </w:r>
      <w:r w:rsidR="008304D8" w:rsidRPr="001936F9">
        <w:rPr>
          <w:rFonts w:eastAsia="OpenDyslexic" w:cstheme="minorHAnsi"/>
        </w:rPr>
        <w:t xml:space="preserve"> This </w:t>
      </w:r>
      <w:r w:rsidR="005344C7" w:rsidRPr="001936F9">
        <w:rPr>
          <w:rFonts w:eastAsia="OpenDyslexic" w:cstheme="minorHAnsi"/>
        </w:rPr>
        <w:t>is a very common choice for batch size</w:t>
      </w:r>
      <w:r w:rsidR="001D1555" w:rsidRPr="001936F9">
        <w:rPr>
          <w:rFonts w:eastAsia="OpenDyslexic" w:cstheme="minorHAnsi"/>
        </w:rPr>
        <w:t xml:space="preserve">, as it provides a good balance between stable gradients and noise, helping generalisation. </w:t>
      </w:r>
      <w:r w:rsidR="009C7515" w:rsidRPr="001936F9">
        <w:rPr>
          <w:rFonts w:eastAsia="OpenDyslexic" w:cstheme="minorHAnsi"/>
        </w:rPr>
        <w:t xml:space="preserve">The model then processes one batch at a time, </w:t>
      </w:r>
      <w:r w:rsidR="00086148" w:rsidRPr="001936F9">
        <w:rPr>
          <w:rFonts w:eastAsia="OpenDyslexic" w:cstheme="minorHAnsi"/>
        </w:rPr>
        <w:t xml:space="preserve">and </w:t>
      </w:r>
      <w:r w:rsidR="009C7515" w:rsidRPr="001936F9">
        <w:rPr>
          <w:rFonts w:eastAsia="OpenDyslexic" w:cstheme="minorHAnsi"/>
        </w:rPr>
        <w:t>it makes predictions for all samples in the batch</w:t>
      </w:r>
      <w:r w:rsidR="00A43BFA" w:rsidRPr="001936F9">
        <w:rPr>
          <w:rFonts w:eastAsia="OpenDyslexic" w:cstheme="minorHAnsi"/>
        </w:rPr>
        <w:t xml:space="preserve">. This is then </w:t>
      </w:r>
      <w:r w:rsidR="00086148" w:rsidRPr="001936F9">
        <w:rPr>
          <w:rFonts w:eastAsia="OpenDyslexic" w:cstheme="minorHAnsi"/>
        </w:rPr>
        <w:t xml:space="preserve">repeated for all batches until the </w:t>
      </w:r>
      <w:r w:rsidR="00A43BFA" w:rsidRPr="001936F9">
        <w:rPr>
          <w:rFonts w:eastAsia="OpenDyslexic" w:cstheme="minorHAnsi"/>
        </w:rPr>
        <w:t>entire training data set has been processed</w:t>
      </w:r>
      <w:r w:rsidR="00D136B2" w:rsidRPr="001936F9">
        <w:rPr>
          <w:rFonts w:eastAsia="OpenDyslexic" w:cstheme="minorHAnsi"/>
        </w:rPr>
        <w:t>.</w:t>
      </w:r>
      <w:r w:rsidR="00F0437C" w:rsidRPr="001936F9">
        <w:rPr>
          <w:rFonts w:eastAsia="OpenDyslexic" w:cstheme="minorHAnsi"/>
        </w:rPr>
        <w:t xml:space="preserve"> This </w:t>
      </w:r>
      <w:r w:rsidR="00C41732" w:rsidRPr="001936F9">
        <w:rPr>
          <w:rFonts w:eastAsia="OpenDyslexic" w:cstheme="minorHAnsi"/>
        </w:rPr>
        <w:t>helps</w:t>
      </w:r>
      <w:r w:rsidR="00F0437C" w:rsidRPr="001936F9">
        <w:rPr>
          <w:rFonts w:eastAsia="OpenDyslexic" w:cstheme="minorHAnsi"/>
        </w:rPr>
        <w:t xml:space="preserve"> to</w:t>
      </w:r>
      <w:r w:rsidR="00C41732" w:rsidRPr="001936F9">
        <w:rPr>
          <w:rFonts w:eastAsia="OpenDyslexic" w:cstheme="minorHAnsi"/>
        </w:rPr>
        <w:t xml:space="preserve"> increase computational efficiency. </w:t>
      </w:r>
      <w:r w:rsidR="00015D0F" w:rsidRPr="001936F9">
        <w:rPr>
          <w:rFonts w:eastAsia="OpenDyslexic" w:cstheme="minorHAnsi"/>
        </w:rPr>
        <w:t xml:space="preserve">A batch size of 32 </w:t>
      </w:r>
      <w:r w:rsidR="00442055" w:rsidRPr="001936F9">
        <w:rPr>
          <w:rFonts w:eastAsia="OpenDyslexic" w:cstheme="minorHAnsi"/>
        </w:rPr>
        <w:t xml:space="preserve">works as a useful </w:t>
      </w:r>
      <w:r w:rsidR="00F21DD1" w:rsidRPr="001936F9">
        <w:rPr>
          <w:rFonts w:eastAsia="OpenDyslexic" w:cstheme="minorHAnsi"/>
        </w:rPr>
        <w:t xml:space="preserve">in-between, as small batch sizes can introduce noise into the system, but it can potentially help the model to generalise better. While larger batch sizes provide a more accurate estimate of the </w:t>
      </w:r>
      <w:r w:rsidR="00E011D7" w:rsidRPr="001936F9">
        <w:rPr>
          <w:rFonts w:eastAsia="OpenDyslexic" w:cstheme="minorHAnsi"/>
        </w:rPr>
        <w:t>gradient, leading to smoother training curves, they can also reduce the generalisation.</w:t>
      </w:r>
    </w:p>
    <w:p w14:paraId="33753FF0" w14:textId="469136ED" w:rsidR="0004086A" w:rsidRPr="001936F9" w:rsidRDefault="00BE46ED" w:rsidP="00AF5AB2">
      <w:pPr>
        <w:jc w:val="both"/>
        <w:rPr>
          <w:rFonts w:eastAsia="OpenDyslexic" w:cstheme="minorHAnsi"/>
        </w:rPr>
      </w:pPr>
      <w:r w:rsidRPr="001936F9">
        <w:rPr>
          <w:rFonts w:eastAsia="OpenDyslexic" w:cstheme="minorHAnsi"/>
        </w:rPr>
        <w:lastRenderedPageBreak/>
        <w:t>Epochs</w:t>
      </w:r>
      <w:r w:rsidR="00DB0325" w:rsidRPr="001936F9">
        <w:rPr>
          <w:rFonts w:eastAsia="OpenDyslexic" w:cstheme="minorHAnsi"/>
        </w:rPr>
        <w:t xml:space="preserve"> are one </w:t>
      </w:r>
      <w:r w:rsidR="00DC220A" w:rsidRPr="001936F9">
        <w:rPr>
          <w:rFonts w:eastAsia="OpenDyslexic" w:cstheme="minorHAnsi"/>
        </w:rPr>
        <w:t xml:space="preserve">complete pass of the entire training dataset through the model. </w:t>
      </w:r>
      <w:r w:rsidR="00E43522" w:rsidRPr="001936F9">
        <w:rPr>
          <w:rFonts w:eastAsia="OpenDyslexic" w:cstheme="minorHAnsi"/>
        </w:rPr>
        <w:t>During a single epoch</w:t>
      </w:r>
      <w:r w:rsidR="009637F3" w:rsidRPr="001936F9">
        <w:rPr>
          <w:rFonts w:eastAsia="OpenDyslexic" w:cstheme="minorHAnsi"/>
        </w:rPr>
        <w:t xml:space="preserve">, several things happen. </w:t>
      </w:r>
      <w:r w:rsidR="00D86574" w:rsidRPr="001936F9">
        <w:rPr>
          <w:rFonts w:eastAsia="OpenDyslexic" w:cstheme="minorHAnsi"/>
        </w:rPr>
        <w:t>First, the input data from a batch passes through the model, and then the model</w:t>
      </w:r>
      <w:r w:rsidR="009637F3" w:rsidRPr="001936F9">
        <w:rPr>
          <w:rFonts w:eastAsia="OpenDyslexic" w:cstheme="minorHAnsi"/>
        </w:rPr>
        <w:t xml:space="preserve"> generates predictions.</w:t>
      </w:r>
      <w:r w:rsidR="003D0EED" w:rsidRPr="001936F9">
        <w:rPr>
          <w:rFonts w:eastAsia="OpenDyslexic" w:cstheme="minorHAnsi"/>
        </w:rPr>
        <w:t xml:space="preserve"> </w:t>
      </w:r>
      <w:r w:rsidR="00502921" w:rsidRPr="001936F9">
        <w:rPr>
          <w:rFonts w:eastAsia="OpenDyslexic" w:cstheme="minorHAnsi"/>
        </w:rPr>
        <w:t xml:space="preserve">Then the model’s predictions and </w:t>
      </w:r>
      <w:r w:rsidR="00D86574" w:rsidRPr="001936F9">
        <w:rPr>
          <w:rFonts w:eastAsia="OpenDyslexic" w:cstheme="minorHAnsi"/>
        </w:rPr>
        <w:t>the actual target values are used to calculate the</w:t>
      </w:r>
      <w:r w:rsidR="00502921" w:rsidRPr="001936F9">
        <w:rPr>
          <w:rFonts w:eastAsia="OpenDyslexic" w:cstheme="minorHAnsi"/>
        </w:rPr>
        <w:t xml:space="preserve"> loss. </w:t>
      </w:r>
      <w:r w:rsidR="00B70B6C" w:rsidRPr="001936F9">
        <w:rPr>
          <w:rFonts w:eastAsia="OpenDyslexic" w:cstheme="minorHAnsi"/>
        </w:rPr>
        <w:t xml:space="preserve">The gradients of the </w:t>
      </w:r>
      <w:r w:rsidR="00D86574" w:rsidRPr="001936F9">
        <w:rPr>
          <w:rFonts w:eastAsia="OpenDyslexic" w:cstheme="minorHAnsi"/>
        </w:rPr>
        <w:t>losses</w:t>
      </w:r>
      <w:r w:rsidR="00B70B6C" w:rsidRPr="001936F9">
        <w:rPr>
          <w:rFonts w:eastAsia="OpenDyslexic" w:cstheme="minorHAnsi"/>
        </w:rPr>
        <w:t xml:space="preserve"> with respect to the model’s weights are then calculated. Then the model adjusts the weights based on these gradients and the chose</w:t>
      </w:r>
      <w:r w:rsidR="00201046" w:rsidRPr="001936F9">
        <w:rPr>
          <w:rFonts w:eastAsia="OpenDyslexic" w:cstheme="minorHAnsi"/>
        </w:rPr>
        <w:t xml:space="preserve">n </w:t>
      </w:r>
      <w:r w:rsidR="00D86574" w:rsidRPr="001936F9">
        <w:rPr>
          <w:rFonts w:eastAsia="OpenDyslexic" w:cstheme="minorHAnsi"/>
        </w:rPr>
        <w:t>optimiser, in the project's case,</w:t>
      </w:r>
      <w:r w:rsidR="00201046" w:rsidRPr="001936F9">
        <w:rPr>
          <w:rFonts w:eastAsia="OpenDyslexic" w:cstheme="minorHAnsi"/>
        </w:rPr>
        <w:t xml:space="preserve"> Adam</w:t>
      </w:r>
      <w:r w:rsidR="00477011" w:rsidRPr="001936F9">
        <w:rPr>
          <w:rFonts w:eastAsia="OpenDyslexic" w:cstheme="minorHAnsi"/>
        </w:rPr>
        <w:t xml:space="preserve"> is used to reduce the loss. This sequence of steps happens for every batch within an epoch. Once all bat</w:t>
      </w:r>
      <w:r w:rsidR="006C75E5" w:rsidRPr="001936F9">
        <w:rPr>
          <w:rFonts w:eastAsia="OpenDyslexic" w:cstheme="minorHAnsi"/>
        </w:rPr>
        <w:t>c</w:t>
      </w:r>
      <w:r w:rsidR="00477011" w:rsidRPr="001936F9">
        <w:rPr>
          <w:rFonts w:eastAsia="OpenDyslexic" w:cstheme="minorHAnsi"/>
        </w:rPr>
        <w:t>hes have been processed</w:t>
      </w:r>
      <w:r w:rsidR="006C75E5" w:rsidRPr="001936F9">
        <w:rPr>
          <w:rFonts w:eastAsia="OpenDyslexic" w:cstheme="minorHAnsi"/>
        </w:rPr>
        <w:t>,</w:t>
      </w:r>
      <w:r w:rsidR="00477011" w:rsidRPr="001936F9">
        <w:rPr>
          <w:rFonts w:eastAsia="OpenDyslexic" w:cstheme="minorHAnsi"/>
        </w:rPr>
        <w:t xml:space="preserve"> one epoch is complete. </w:t>
      </w:r>
      <w:r w:rsidR="00D86574" w:rsidRPr="001936F9">
        <w:rPr>
          <w:rFonts w:eastAsia="OpenDyslexic" w:cstheme="minorHAnsi"/>
        </w:rPr>
        <w:t>This is then repeated for ev</w:t>
      </w:r>
      <w:r w:rsidR="008D2973" w:rsidRPr="001936F9">
        <w:rPr>
          <w:rFonts w:eastAsia="OpenDyslexic" w:cstheme="minorHAnsi"/>
        </w:rPr>
        <w:t>ery epoch. For this project</w:t>
      </w:r>
      <w:r w:rsidR="001A0574" w:rsidRPr="001936F9">
        <w:rPr>
          <w:rFonts w:eastAsia="OpenDyslexic" w:cstheme="minorHAnsi"/>
        </w:rPr>
        <w:t>, an epoch of 100 is used, and as the model goes through each epoch, it should learn underlying patterns in the data and ideally refine its understanding,</w:t>
      </w:r>
      <w:r w:rsidR="005F62B1" w:rsidRPr="001936F9">
        <w:rPr>
          <w:rFonts w:eastAsia="OpenDyslexic" w:cstheme="minorHAnsi"/>
        </w:rPr>
        <w:t xml:space="preserve"> and the loss on the training data should decrease</w:t>
      </w:r>
      <w:r w:rsidR="001A0574" w:rsidRPr="001936F9">
        <w:rPr>
          <w:rFonts w:eastAsia="OpenDyslexic" w:cstheme="minorHAnsi"/>
        </w:rPr>
        <w:t>.</w:t>
      </w:r>
      <w:r w:rsidR="00D66E19" w:rsidRPr="001936F9">
        <w:rPr>
          <w:rFonts w:eastAsia="OpenDyslexic" w:cstheme="minorHAnsi"/>
        </w:rPr>
        <w:t xml:space="preserve"> </w:t>
      </w:r>
    </w:p>
    <w:p w14:paraId="31A35BAF" w14:textId="48ACF41B" w:rsidR="00CC56AE" w:rsidRDefault="0027460C" w:rsidP="00AF5AB2">
      <w:pPr>
        <w:keepNext/>
        <w:jc w:val="both"/>
      </w:pPr>
      <w:r w:rsidRPr="0027460C">
        <w:rPr>
          <w:noProof/>
        </w:rPr>
        <w:drawing>
          <wp:inline distT="0" distB="0" distL="0" distR="0" wp14:anchorId="2E1D9D21" wp14:editId="21271260">
            <wp:extent cx="4552265" cy="699534"/>
            <wp:effectExtent l="0" t="0" r="1270" b="5715"/>
            <wp:docPr id="30770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9160" name=""/>
                    <pic:cNvPicPr/>
                  </pic:nvPicPr>
                  <pic:blipFill>
                    <a:blip r:embed="rId22"/>
                    <a:stretch>
                      <a:fillRect/>
                    </a:stretch>
                  </pic:blipFill>
                  <pic:spPr>
                    <a:xfrm>
                      <a:off x="0" y="0"/>
                      <a:ext cx="4613087" cy="708880"/>
                    </a:xfrm>
                    <a:prstGeom prst="rect">
                      <a:avLst/>
                    </a:prstGeom>
                  </pic:spPr>
                </pic:pic>
              </a:graphicData>
            </a:graphic>
          </wp:inline>
        </w:drawing>
      </w:r>
    </w:p>
    <w:p w14:paraId="36AAC027" w14:textId="7492F832" w:rsidR="0004086A" w:rsidRPr="00AF5AB2" w:rsidRDefault="00CC56AE" w:rsidP="00AF5AB2">
      <w:pPr>
        <w:pStyle w:val="Caption"/>
        <w:jc w:val="both"/>
        <w:rPr>
          <w:rFonts w:eastAsia="OpenDyslexic" w:cstheme="minorHAnsi"/>
          <w:color w:val="auto"/>
        </w:rPr>
      </w:pPr>
      <w:bookmarkStart w:id="34" w:name="_Ref227751820"/>
      <w:bookmarkStart w:id="35" w:name="_Ref227751808"/>
      <w:bookmarkStart w:id="36" w:name="_Ref227787926"/>
      <w:r w:rsidRPr="00AF5AB2">
        <w:rPr>
          <w:rFonts w:cstheme="minorHAnsi"/>
          <w:color w:val="auto"/>
        </w:rPr>
        <w:t xml:space="preserve">Figure </w:t>
      </w:r>
      <w:r w:rsidRPr="00AF5AB2">
        <w:rPr>
          <w:rFonts w:cstheme="minorHAnsi"/>
          <w:color w:val="auto"/>
        </w:rPr>
        <w:fldChar w:fldCharType="begin"/>
      </w:r>
      <w:r>
        <w:instrText>SEQ Figure \* ARABIC</w:instrText>
      </w:r>
      <w:r w:rsidRPr="00AF5AB2">
        <w:rPr>
          <w:rFonts w:cstheme="minorHAnsi"/>
          <w:color w:val="auto"/>
        </w:rPr>
        <w:fldChar w:fldCharType="separate"/>
      </w:r>
      <w:r w:rsidR="001E408B" w:rsidRPr="00AF5AB2">
        <w:rPr>
          <w:rFonts w:cstheme="minorHAnsi"/>
          <w:color w:val="auto"/>
        </w:rPr>
        <w:t>8</w:t>
      </w:r>
      <w:r w:rsidRPr="00AF5AB2">
        <w:rPr>
          <w:rFonts w:cstheme="minorHAnsi"/>
          <w:color w:val="auto"/>
        </w:rPr>
        <w:fldChar w:fldCharType="end"/>
      </w:r>
      <w:bookmarkEnd w:id="34"/>
      <w:r w:rsidRPr="00AF5AB2">
        <w:rPr>
          <w:rFonts w:cstheme="minorHAnsi"/>
          <w:color w:val="auto"/>
        </w:rPr>
        <w:t xml:space="preserve"> Model training</w:t>
      </w:r>
      <w:bookmarkEnd w:id="35"/>
      <w:r w:rsidR="001D5316" w:rsidRPr="00AF5AB2">
        <w:rPr>
          <w:rFonts w:cstheme="minorHAnsi"/>
          <w:color w:val="auto"/>
        </w:rPr>
        <w:t xml:space="preserve"> epoch example</w:t>
      </w:r>
      <w:bookmarkEnd w:id="36"/>
    </w:p>
    <w:p w14:paraId="16B64590" w14:textId="364FCDC3" w:rsidR="00BE46ED" w:rsidRPr="001936F9" w:rsidRDefault="00A2199D" w:rsidP="00AF5AB2">
      <w:pPr>
        <w:jc w:val="both"/>
        <w:rPr>
          <w:rFonts w:eastAsia="OpenDyslexic" w:cstheme="minorHAnsi"/>
        </w:rPr>
      </w:pPr>
      <w:r w:rsidRPr="001936F9">
        <w:rPr>
          <w:rFonts w:eastAsia="OpenDyslexic" w:cstheme="minorHAnsi"/>
        </w:rPr>
        <w:t>The more epochs you have</w:t>
      </w:r>
      <w:r w:rsidR="00461C9D" w:rsidRPr="001936F9">
        <w:rPr>
          <w:rFonts w:eastAsia="OpenDyslexic" w:cstheme="minorHAnsi"/>
        </w:rPr>
        <w:t>,</w:t>
      </w:r>
      <w:r w:rsidRPr="001936F9">
        <w:rPr>
          <w:rFonts w:eastAsia="OpenDyslexic" w:cstheme="minorHAnsi"/>
        </w:rPr>
        <w:t xml:space="preserve"> the </w:t>
      </w:r>
      <w:r w:rsidR="00E971E0" w:rsidRPr="001936F9">
        <w:rPr>
          <w:rFonts w:eastAsia="OpenDyslexic" w:cstheme="minorHAnsi"/>
        </w:rPr>
        <w:t>longer the training time takes. For example</w:t>
      </w:r>
      <w:r w:rsidR="00294636" w:rsidRPr="001936F9">
        <w:rPr>
          <w:rFonts w:eastAsia="OpenDyslexic" w:cstheme="minorHAnsi"/>
        </w:rPr>
        <w:t>, if 1 epoch takes 3 minutes and you have 10 epochs,</w:t>
      </w:r>
      <w:r w:rsidR="006C3897" w:rsidRPr="001936F9">
        <w:rPr>
          <w:rFonts w:eastAsia="OpenDyslexic" w:cstheme="minorHAnsi"/>
        </w:rPr>
        <w:t xml:space="preserve"> it will take 30 minutes for the training to complete</w:t>
      </w:r>
      <w:r w:rsidR="00EE6DD5" w:rsidRPr="001936F9">
        <w:rPr>
          <w:rFonts w:eastAsia="OpenDyslexic" w:cstheme="minorHAnsi"/>
        </w:rPr>
        <w:t>. Thi</w:t>
      </w:r>
      <w:r w:rsidR="002E6713" w:rsidRPr="001936F9">
        <w:rPr>
          <w:rFonts w:eastAsia="OpenDyslexic" w:cstheme="minorHAnsi"/>
        </w:rPr>
        <w:t>s increases computational expense as well</w:t>
      </w:r>
      <w:r w:rsidR="00294636" w:rsidRPr="001936F9">
        <w:rPr>
          <w:rFonts w:eastAsia="OpenDyslexic" w:cstheme="minorHAnsi"/>
        </w:rPr>
        <w:t>,</w:t>
      </w:r>
      <w:r w:rsidR="002E6713" w:rsidRPr="001936F9">
        <w:rPr>
          <w:rFonts w:eastAsia="OpenDyslexic" w:cstheme="minorHAnsi"/>
        </w:rPr>
        <w:t xml:space="preserve"> but </w:t>
      </w:r>
      <w:r w:rsidR="00E21EC7" w:rsidRPr="001936F9">
        <w:rPr>
          <w:rFonts w:eastAsia="OpenDyslexic" w:cstheme="minorHAnsi"/>
        </w:rPr>
        <w:t xml:space="preserve">this is necessary </w:t>
      </w:r>
      <w:r w:rsidR="00921A45" w:rsidRPr="001936F9">
        <w:rPr>
          <w:rFonts w:eastAsia="OpenDyslexic" w:cstheme="minorHAnsi"/>
        </w:rPr>
        <w:t>as it helps reduce loss and improves the performance of the model.</w:t>
      </w:r>
      <w:r w:rsidRPr="001936F9">
        <w:rPr>
          <w:rFonts w:eastAsia="OpenDyslexic" w:cstheme="minorHAnsi"/>
        </w:rPr>
        <w:t xml:space="preserve"> </w:t>
      </w:r>
    </w:p>
    <w:p w14:paraId="3CB680AB" w14:textId="08254945" w:rsidR="00B83796" w:rsidRPr="001936F9" w:rsidRDefault="004B1F80" w:rsidP="00AF5AB2">
      <w:pPr>
        <w:jc w:val="both"/>
        <w:rPr>
          <w:rFonts w:eastAsia="OpenDyslexic" w:cstheme="minorHAnsi"/>
        </w:rPr>
      </w:pPr>
      <w:r w:rsidRPr="001936F9">
        <w:rPr>
          <w:rFonts w:eastAsia="OpenDyslexic" w:cstheme="minorHAnsi"/>
        </w:rPr>
        <w:t xml:space="preserve">Once the model is trained, there are </w:t>
      </w:r>
      <w:r w:rsidR="007C4254" w:rsidRPr="001936F9">
        <w:rPr>
          <w:rFonts w:eastAsia="OpenDyslexic" w:cstheme="minorHAnsi"/>
        </w:rPr>
        <w:t>several metrics that are calculated to show any issues within</w:t>
      </w:r>
      <w:r w:rsidR="00B93C31" w:rsidRPr="001936F9">
        <w:rPr>
          <w:rFonts w:eastAsia="OpenDyslexic" w:cstheme="minorHAnsi"/>
        </w:rPr>
        <w:t xml:space="preserve"> the model. </w:t>
      </w:r>
      <w:r w:rsidR="00B83796" w:rsidRPr="001936F9">
        <w:rPr>
          <w:rFonts w:eastAsia="OpenDyslexic" w:cstheme="minorHAnsi"/>
        </w:rPr>
        <w:t>Firstly,</w:t>
      </w:r>
      <w:r w:rsidR="00B93C31" w:rsidRPr="001936F9">
        <w:rPr>
          <w:rFonts w:eastAsia="OpenDyslexic" w:cstheme="minorHAnsi"/>
        </w:rPr>
        <w:t xml:space="preserve"> is the Mean Squared Error (MSE), which is the average of the squares of the error, where </w:t>
      </w:r>
      <w:r w:rsidR="00965436" w:rsidRPr="001936F9">
        <w:rPr>
          <w:rFonts w:eastAsia="OpenDyslexic" w:cstheme="minorHAnsi"/>
        </w:rPr>
        <w:t>the error is the difference between the predicted values and the actual value. It is calculated by</w:t>
      </w:r>
      <w:r w:rsidR="007C3972" w:rsidRPr="001936F9">
        <w:rPr>
          <w:rFonts w:eastAsia="OpenDyslexic" w:cstheme="minorHAnsi"/>
        </w:rPr>
        <w:t>:</w:t>
      </w:r>
      <w:r w:rsidR="00965436" w:rsidRPr="001936F9">
        <w:rPr>
          <w:rFonts w:eastAsia="OpenDyslexic" w:cstheme="minorHAnsi"/>
        </w:rPr>
        <w:t xml:space="preserve"> </w:t>
      </w:r>
    </w:p>
    <w:p w14:paraId="3FCCD67D" w14:textId="40730533" w:rsidR="006628D1" w:rsidRPr="001936F9" w:rsidRDefault="00B551BF" w:rsidP="00AF5AB2">
      <w:pPr>
        <w:jc w:val="both"/>
        <w:rPr>
          <w:rFonts w:eastAsia="OpenDyslexic" w:cstheme="minorHAnsi"/>
          <w:sz w:val="40"/>
          <w:szCs w:val="40"/>
        </w:rPr>
      </w:pPr>
      <m:oMathPara>
        <m:oMath>
          <m:f>
            <m:fPr>
              <m:ctrlPr>
                <w:rPr>
                  <w:rFonts w:ascii="Cambria Math" w:eastAsia="OpenDyslexic" w:hAnsi="Cambria Math" w:cs="OpenDyslexic"/>
                  <w:i/>
                  <w:sz w:val="40"/>
                  <w:szCs w:val="40"/>
                </w:rPr>
              </m:ctrlPr>
            </m:fPr>
            <m:num>
              <m:r>
                <w:rPr>
                  <w:rFonts w:ascii="Cambria Math" w:eastAsia="OpenDyslexic" w:hAnsi="Cambria Math" w:cs="OpenDyslexic"/>
                  <w:sz w:val="40"/>
                  <w:szCs w:val="40"/>
                </w:rPr>
                <m:t>sum</m:t>
              </m:r>
              <m:sSup>
                <m:sSupPr>
                  <m:ctrlPr>
                    <w:rPr>
                      <w:rFonts w:ascii="Cambria Math" w:eastAsia="OpenDyslexic" w:hAnsi="Cambria Math" w:cs="OpenDyslexic"/>
                      <w:i/>
                      <w:sz w:val="40"/>
                      <w:szCs w:val="40"/>
                    </w:rPr>
                  </m:ctrlPr>
                </m:sSupPr>
                <m:e>
                  <m:d>
                    <m:dPr>
                      <m:ctrlPr>
                        <w:rPr>
                          <w:rFonts w:ascii="Cambria Math" w:eastAsia="OpenDyslexic" w:hAnsi="Cambria Math" w:cs="OpenDyslexic"/>
                          <w:i/>
                          <w:sz w:val="40"/>
                          <w:szCs w:val="40"/>
                        </w:rPr>
                      </m:ctrlPr>
                    </m:dPr>
                    <m:e>
                      <m:r>
                        <w:rPr>
                          <w:rFonts w:ascii="Cambria Math" w:eastAsia="OpenDyslexic" w:hAnsi="Cambria Math" w:cs="OpenDyslexic"/>
                          <w:sz w:val="40"/>
                          <w:szCs w:val="40"/>
                        </w:rPr>
                        <m:t>predicted</m:t>
                      </m:r>
                      <m:r>
                        <w:rPr>
                          <w:rFonts w:ascii="Cambria Math" w:eastAsia="OpenDyslexic" w:hAnsi="Cambria Math" w:cs="OpenDyslexic"/>
                          <w:sz w:val="40"/>
                          <w:szCs w:val="40"/>
                        </w:rPr>
                        <m:t>-</m:t>
                      </m:r>
                      <m:r>
                        <w:rPr>
                          <w:rFonts w:ascii="Cambria Math" w:eastAsia="OpenDyslexic" w:hAnsi="Cambria Math" w:cs="OpenDyslexic"/>
                          <w:sz w:val="40"/>
                          <w:szCs w:val="40"/>
                        </w:rPr>
                        <m:t>actual</m:t>
                      </m:r>
                    </m:e>
                  </m:d>
                </m:e>
                <m:sup>
                  <m:r>
                    <w:rPr>
                      <w:rFonts w:ascii="Cambria Math" w:eastAsia="OpenDyslexic" w:hAnsi="Cambria Math" w:cs="OpenDyslexic"/>
                      <w:sz w:val="40"/>
                      <w:szCs w:val="40"/>
                    </w:rPr>
                    <m:t>2</m:t>
                  </m:r>
                </m:sup>
              </m:sSup>
            </m:num>
            <m:den>
              <m:r>
                <w:rPr>
                  <w:rFonts w:ascii="Cambria Math" w:eastAsia="OpenDyslexic" w:hAnsi="Cambria Math" w:cs="OpenDyslexic"/>
                  <w:sz w:val="40"/>
                  <w:szCs w:val="40"/>
                </w:rPr>
                <m:t>n</m:t>
              </m:r>
            </m:den>
          </m:f>
        </m:oMath>
      </m:oMathPara>
    </w:p>
    <w:p w14:paraId="27C02100" w14:textId="70618350" w:rsidR="006E0E95" w:rsidRPr="00AF5AB2" w:rsidRDefault="006E0E95" w:rsidP="00AF5AB2">
      <w:pPr>
        <w:pStyle w:val="Caption"/>
        <w:keepNext/>
        <w:jc w:val="both"/>
        <w:rPr>
          <w:rFonts w:cstheme="minorHAnsi"/>
          <w:color w:val="auto"/>
        </w:rPr>
      </w:pPr>
      <w:r w:rsidRPr="00AF5AB2">
        <w:rPr>
          <w:rFonts w:cstheme="minorHAnsi"/>
          <w:color w:val="auto"/>
        </w:rPr>
        <w:t xml:space="preserve">Equation </w:t>
      </w:r>
      <w:r w:rsidRPr="00AF5AB2">
        <w:rPr>
          <w:rFonts w:cstheme="minorHAnsi"/>
          <w:color w:val="auto"/>
        </w:rPr>
        <w:fldChar w:fldCharType="begin"/>
      </w:r>
      <w:r w:rsidRPr="00AF5AB2">
        <w:rPr>
          <w:rFonts w:cstheme="minorHAnsi"/>
          <w:color w:val="auto"/>
        </w:rPr>
        <w:instrText xml:space="preserve"> SEQ Equation \* ARABIC </w:instrText>
      </w:r>
      <w:r w:rsidRPr="00AF5AB2">
        <w:rPr>
          <w:rFonts w:cstheme="minorHAnsi"/>
          <w:color w:val="auto"/>
        </w:rPr>
        <w:fldChar w:fldCharType="separate"/>
      </w:r>
      <w:r w:rsidRPr="00AF5AB2">
        <w:rPr>
          <w:rFonts w:cstheme="minorHAnsi"/>
          <w:color w:val="auto"/>
        </w:rPr>
        <w:t>1</w:t>
      </w:r>
      <w:r w:rsidRPr="00AF5AB2">
        <w:rPr>
          <w:rFonts w:cstheme="minorHAnsi"/>
          <w:color w:val="auto"/>
        </w:rPr>
        <w:fldChar w:fldCharType="end"/>
      </w:r>
      <w:r w:rsidRPr="00AF5AB2">
        <w:rPr>
          <w:rFonts w:cstheme="minorHAnsi"/>
          <w:color w:val="auto"/>
        </w:rPr>
        <w:t>: Mean Squared Error</w:t>
      </w:r>
    </w:p>
    <w:p w14:paraId="76985B9F" w14:textId="4773607F" w:rsidR="00B83796" w:rsidRPr="001936F9" w:rsidRDefault="00DB3A94" w:rsidP="00AF5AB2">
      <w:pPr>
        <w:jc w:val="both"/>
        <w:rPr>
          <w:rFonts w:eastAsia="OpenDyslexic" w:cstheme="minorHAnsi"/>
        </w:rPr>
      </w:pPr>
      <w:r w:rsidRPr="001936F9">
        <w:rPr>
          <w:rFonts w:eastAsia="OpenDyslexic" w:cstheme="minorHAnsi"/>
        </w:rPr>
        <w:t>A lower MSE indicates a better fit of the model to the data.</w:t>
      </w:r>
      <w:r w:rsidR="00581DDF" w:rsidRPr="001936F9">
        <w:rPr>
          <w:rFonts w:eastAsia="OpenDyslexic" w:cstheme="minorHAnsi"/>
        </w:rPr>
        <w:t xml:space="preserve"> This leads it to be more sensitive to outliers</w:t>
      </w:r>
      <w:r w:rsidR="00E32424" w:rsidRPr="001936F9">
        <w:rPr>
          <w:rFonts w:eastAsia="OpenDyslexic" w:cstheme="minorHAnsi"/>
        </w:rPr>
        <w:t xml:space="preserve">. This is good as it can show if there </w:t>
      </w:r>
      <w:r w:rsidR="00A706D1" w:rsidRPr="001936F9">
        <w:rPr>
          <w:rFonts w:eastAsia="OpenDyslexic" w:cstheme="minorHAnsi"/>
        </w:rPr>
        <w:t>are any major issues with your model's predictions, but can be thrown off with only a few outliers,</w:t>
      </w:r>
      <w:r w:rsidR="00D23BA5" w:rsidRPr="001936F9">
        <w:rPr>
          <w:rFonts w:eastAsia="OpenDyslexic" w:cstheme="minorHAnsi"/>
        </w:rPr>
        <w:t xml:space="preserve"> even in larger sets.</w:t>
      </w:r>
    </w:p>
    <w:p w14:paraId="086FE894" w14:textId="33D3C024" w:rsidR="00D23BA5" w:rsidRPr="001936F9" w:rsidRDefault="00D23BA5" w:rsidP="00AF5AB2">
      <w:pPr>
        <w:jc w:val="both"/>
        <w:rPr>
          <w:rFonts w:eastAsia="OpenDyslexic" w:cstheme="minorHAnsi"/>
        </w:rPr>
      </w:pPr>
      <w:r w:rsidRPr="001936F9">
        <w:rPr>
          <w:rFonts w:eastAsia="OpenDyslexic" w:cstheme="minorHAnsi"/>
        </w:rPr>
        <w:t xml:space="preserve">Mean Absolute Error (MAE) is </w:t>
      </w:r>
      <w:r w:rsidR="00553EC4" w:rsidRPr="001936F9">
        <w:rPr>
          <w:rFonts w:eastAsia="OpenDyslexic" w:cstheme="minorHAnsi"/>
        </w:rPr>
        <w:t xml:space="preserve">similar to MSE but is less sensitive to outliers as it takes the </w:t>
      </w:r>
      <w:r w:rsidR="00DE29DF" w:rsidRPr="001936F9">
        <w:rPr>
          <w:rFonts w:eastAsia="OpenDyslexic" w:cstheme="minorHAnsi"/>
        </w:rPr>
        <w:t xml:space="preserve">absolute </w:t>
      </w:r>
      <w:r w:rsidR="00A706D1" w:rsidRPr="001936F9">
        <w:rPr>
          <w:rFonts w:eastAsia="OpenDyslexic" w:cstheme="minorHAnsi"/>
        </w:rPr>
        <w:t>difference</w:t>
      </w:r>
      <w:r w:rsidR="00DE29DF" w:rsidRPr="001936F9">
        <w:rPr>
          <w:rFonts w:eastAsia="OpenDyslexic" w:cstheme="minorHAnsi"/>
        </w:rPr>
        <w:t xml:space="preserve"> instead of the squared difference. It gives a direct average of the magnitude of the errors in the same units as the target variable</w:t>
      </w:r>
      <w:r w:rsidR="007C49EA" w:rsidRPr="001936F9">
        <w:rPr>
          <w:rFonts w:eastAsia="OpenDyslexic" w:cstheme="minorHAnsi"/>
        </w:rPr>
        <w:t>. For example</w:t>
      </w:r>
      <w:r w:rsidR="00A706D1" w:rsidRPr="001936F9">
        <w:rPr>
          <w:rFonts w:eastAsia="OpenDyslexic" w:cstheme="minorHAnsi"/>
        </w:rPr>
        <w:t>, if it 10% off, it may show as 1000 or 0.1,</w:t>
      </w:r>
      <w:r w:rsidR="007C49EA" w:rsidRPr="001936F9">
        <w:rPr>
          <w:rFonts w:eastAsia="OpenDyslexic" w:cstheme="minorHAnsi"/>
        </w:rPr>
        <w:t xml:space="preserve"> depending on the units your model uses.</w:t>
      </w:r>
    </w:p>
    <w:p w14:paraId="7DEB2F5B" w14:textId="7FF4F5CD" w:rsidR="00600DEA" w:rsidRPr="001936F9" w:rsidRDefault="00B551BF" w:rsidP="00AF5AB2">
      <w:pPr>
        <w:jc w:val="both"/>
        <w:rPr>
          <w:rFonts w:eastAsia="OpenDyslexic" w:cstheme="minorHAnsi"/>
          <w:sz w:val="40"/>
          <w:szCs w:val="40"/>
        </w:rPr>
      </w:pPr>
      <m:oMathPara>
        <m:oMath>
          <m:f>
            <m:fPr>
              <m:ctrlPr>
                <w:rPr>
                  <w:rFonts w:ascii="Cambria Math" w:eastAsia="OpenDyslexic" w:hAnsi="Cambria Math" w:cs="OpenDyslexic"/>
                  <w:i/>
                  <w:sz w:val="40"/>
                  <w:szCs w:val="40"/>
                </w:rPr>
              </m:ctrlPr>
            </m:fPr>
            <m:num>
              <m:r>
                <w:rPr>
                  <w:rFonts w:ascii="Cambria Math" w:eastAsia="OpenDyslexic" w:hAnsi="Cambria Math" w:cs="OpenDyslexic"/>
                  <w:sz w:val="40"/>
                  <w:szCs w:val="40"/>
                </w:rPr>
                <m:t>sum</m:t>
              </m:r>
              <m:d>
                <m:dPr>
                  <m:ctrlPr>
                    <w:rPr>
                      <w:rFonts w:ascii="Cambria Math" w:eastAsia="OpenDyslexic" w:hAnsi="Cambria Math" w:cs="OpenDyslexic"/>
                      <w:i/>
                      <w:sz w:val="40"/>
                      <w:szCs w:val="40"/>
                    </w:rPr>
                  </m:ctrlPr>
                </m:dPr>
                <m:e>
                  <m:d>
                    <m:dPr>
                      <m:begChr m:val="|"/>
                      <m:endChr m:val="|"/>
                      <m:ctrlPr>
                        <w:rPr>
                          <w:rFonts w:ascii="Cambria Math" w:eastAsia="OpenDyslexic" w:hAnsi="Cambria Math" w:cs="OpenDyslexic"/>
                          <w:i/>
                          <w:sz w:val="40"/>
                          <w:szCs w:val="40"/>
                        </w:rPr>
                      </m:ctrlPr>
                    </m:dPr>
                    <m:e>
                      <m:r>
                        <w:rPr>
                          <w:rFonts w:ascii="Cambria Math" w:eastAsia="OpenDyslexic" w:hAnsi="Cambria Math" w:cs="OpenDyslexic"/>
                          <w:sz w:val="40"/>
                          <w:szCs w:val="40"/>
                        </w:rPr>
                        <m:t>predicted</m:t>
                      </m:r>
                      <m:r>
                        <w:rPr>
                          <w:rFonts w:ascii="Cambria Math" w:eastAsia="OpenDyslexic" w:hAnsi="Cambria Math" w:cs="OpenDyslexic"/>
                          <w:sz w:val="40"/>
                          <w:szCs w:val="40"/>
                        </w:rPr>
                        <m:t>-</m:t>
                      </m:r>
                      <m:r>
                        <w:rPr>
                          <w:rFonts w:ascii="Cambria Math" w:eastAsia="OpenDyslexic" w:hAnsi="Cambria Math" w:cs="OpenDyslexic"/>
                          <w:sz w:val="40"/>
                          <w:szCs w:val="40"/>
                        </w:rPr>
                        <m:t>actual</m:t>
                      </m:r>
                    </m:e>
                  </m:d>
                </m:e>
              </m:d>
            </m:num>
            <m:den>
              <m:r>
                <w:rPr>
                  <w:rFonts w:ascii="Cambria Math" w:eastAsia="OpenDyslexic" w:hAnsi="Cambria Math" w:cs="OpenDyslexic"/>
                  <w:sz w:val="40"/>
                  <w:szCs w:val="40"/>
                </w:rPr>
                <m:t>n</m:t>
              </m:r>
            </m:den>
          </m:f>
        </m:oMath>
      </m:oMathPara>
    </w:p>
    <w:p w14:paraId="709C13B7" w14:textId="7CC669EE" w:rsidR="006E0E95" w:rsidRPr="00AF5AB2" w:rsidRDefault="006E0E95" w:rsidP="00AF5AB2">
      <w:pPr>
        <w:pStyle w:val="Caption"/>
        <w:jc w:val="both"/>
        <w:rPr>
          <w:rFonts w:eastAsia="OpenDyslexic" w:cstheme="minorHAnsi"/>
          <w:color w:val="auto"/>
          <w:sz w:val="40"/>
          <w:szCs w:val="40"/>
        </w:rPr>
      </w:pPr>
      <w:r w:rsidRPr="00AF5AB2">
        <w:rPr>
          <w:rFonts w:cstheme="minorHAnsi"/>
          <w:color w:val="auto"/>
        </w:rPr>
        <w:t xml:space="preserve">Equation </w:t>
      </w:r>
      <w:r w:rsidRPr="00AF5AB2">
        <w:rPr>
          <w:rFonts w:cstheme="minorHAnsi"/>
          <w:color w:val="auto"/>
        </w:rPr>
        <w:fldChar w:fldCharType="begin"/>
      </w:r>
      <w:r w:rsidRPr="00AF5AB2">
        <w:rPr>
          <w:rFonts w:cstheme="minorHAnsi"/>
          <w:color w:val="auto"/>
        </w:rPr>
        <w:instrText xml:space="preserve"> SEQ Equation \* ARABIC </w:instrText>
      </w:r>
      <w:r w:rsidRPr="00AF5AB2">
        <w:rPr>
          <w:rFonts w:cstheme="minorHAnsi"/>
          <w:color w:val="auto"/>
        </w:rPr>
        <w:fldChar w:fldCharType="separate"/>
      </w:r>
      <w:r w:rsidRPr="00AF5AB2">
        <w:rPr>
          <w:rFonts w:cstheme="minorHAnsi"/>
          <w:color w:val="auto"/>
        </w:rPr>
        <w:t>2</w:t>
      </w:r>
      <w:r w:rsidRPr="00AF5AB2">
        <w:rPr>
          <w:rFonts w:cstheme="minorHAnsi"/>
          <w:color w:val="auto"/>
        </w:rPr>
        <w:fldChar w:fldCharType="end"/>
      </w:r>
      <w:r w:rsidRPr="00AF5AB2">
        <w:rPr>
          <w:rFonts w:cstheme="minorHAnsi"/>
          <w:color w:val="auto"/>
        </w:rPr>
        <w:t>: Mean Absolute Error</w:t>
      </w:r>
    </w:p>
    <w:p w14:paraId="224047D5" w14:textId="11D076D4" w:rsidR="00F715D1" w:rsidRPr="001936F9" w:rsidRDefault="00F715D1" w:rsidP="00AF5AB2">
      <w:pPr>
        <w:jc w:val="both"/>
        <w:rPr>
          <w:rFonts w:eastAsia="OpenDyslexic" w:cstheme="minorHAnsi"/>
        </w:rPr>
      </w:pPr>
      <w:r w:rsidRPr="001936F9">
        <w:rPr>
          <w:rFonts w:eastAsia="OpenDyslexic" w:cstheme="minorHAnsi"/>
        </w:rPr>
        <w:t>The R-squared</w:t>
      </w:r>
      <w:r w:rsidR="001F4BE5" w:rsidRPr="001936F9">
        <w:rPr>
          <w:rFonts w:eastAsia="OpenDyslexic" w:cstheme="minorHAnsi"/>
        </w:rPr>
        <w:t xml:space="preserve"> (Coefficient of Determination) is a statistical measure that represents the portion of the variance in the dependent variable</w:t>
      </w:r>
      <w:r w:rsidR="002B7749" w:rsidRPr="001936F9">
        <w:rPr>
          <w:rFonts w:eastAsia="OpenDyslexic" w:cstheme="minorHAnsi"/>
        </w:rPr>
        <w:t xml:space="preserve"> (X, Y, and Z)</w:t>
      </w:r>
      <w:r w:rsidR="00003954" w:rsidRPr="001936F9">
        <w:rPr>
          <w:rFonts w:eastAsia="OpenDyslexic" w:cstheme="minorHAnsi"/>
        </w:rPr>
        <w:t xml:space="preserve"> that can be predicted from the independent variables</w:t>
      </w:r>
      <w:r w:rsidR="00264574" w:rsidRPr="001936F9">
        <w:rPr>
          <w:rFonts w:eastAsia="OpenDyslexic" w:cstheme="minorHAnsi"/>
        </w:rPr>
        <w:t xml:space="preserve"> (input sequence)</w:t>
      </w:r>
      <w:r w:rsidR="002E43F9" w:rsidRPr="001936F9">
        <w:rPr>
          <w:rFonts w:eastAsia="OpenDyslexic" w:cstheme="minorHAnsi"/>
        </w:rPr>
        <w:t xml:space="preserve">. </w:t>
      </w:r>
      <w:r w:rsidR="00203FB6" w:rsidRPr="001936F9">
        <w:rPr>
          <w:rFonts w:eastAsia="OpenDyslexic" w:cstheme="minorHAnsi"/>
        </w:rPr>
        <w:t>It ranges from 0 to 1. The closer to 1 the R-squared value is</w:t>
      </w:r>
      <w:r w:rsidR="000F357A" w:rsidRPr="001936F9">
        <w:rPr>
          <w:rFonts w:eastAsia="OpenDyslexic" w:cstheme="minorHAnsi"/>
        </w:rPr>
        <w:t>,</w:t>
      </w:r>
      <w:r w:rsidR="00203FB6" w:rsidRPr="001936F9">
        <w:rPr>
          <w:rFonts w:eastAsia="OpenDyslexic" w:cstheme="minorHAnsi"/>
        </w:rPr>
        <w:t xml:space="preserve"> the </w:t>
      </w:r>
      <w:r w:rsidR="000F357A" w:rsidRPr="001936F9">
        <w:rPr>
          <w:rFonts w:eastAsia="OpenDyslexic" w:cstheme="minorHAnsi"/>
        </w:rPr>
        <w:t xml:space="preserve">better it predicts </w:t>
      </w:r>
      <w:r w:rsidR="000F357A" w:rsidRPr="001936F9">
        <w:rPr>
          <w:rFonts w:eastAsia="OpenDyslexic" w:cstheme="minorHAnsi"/>
        </w:rPr>
        <w:lastRenderedPageBreak/>
        <w:t>the variability of the target variable</w:t>
      </w:r>
      <w:r w:rsidR="002B7749" w:rsidRPr="001936F9">
        <w:rPr>
          <w:rFonts w:eastAsia="OpenDyslexic" w:cstheme="minorHAnsi"/>
        </w:rPr>
        <w:t xml:space="preserve">. </w:t>
      </w:r>
      <w:r w:rsidR="00D445F5" w:rsidRPr="001936F9">
        <w:rPr>
          <w:rFonts w:eastAsia="OpenDyslexic" w:cstheme="minorHAnsi"/>
        </w:rPr>
        <w:t>Though a R-squared value of 1 seems to be the best</w:t>
      </w:r>
      <w:r w:rsidR="00867703" w:rsidRPr="001936F9">
        <w:rPr>
          <w:rFonts w:eastAsia="OpenDyslexic" w:cstheme="minorHAnsi"/>
        </w:rPr>
        <w:t>,</w:t>
      </w:r>
      <w:r w:rsidR="00D445F5" w:rsidRPr="001936F9">
        <w:rPr>
          <w:rFonts w:eastAsia="OpenDyslexic" w:cstheme="minorHAnsi"/>
        </w:rPr>
        <w:t xml:space="preserve"> this could also indicate that the model is overfitti</w:t>
      </w:r>
      <w:r w:rsidR="00B42246" w:rsidRPr="001936F9">
        <w:rPr>
          <w:rFonts w:eastAsia="OpenDyslexic" w:cstheme="minorHAnsi"/>
        </w:rPr>
        <w:t>ng.</w:t>
      </w:r>
    </w:p>
    <w:p w14:paraId="7DA8A725" w14:textId="134E37CD" w:rsidR="00AF5930" w:rsidRPr="001936F9" w:rsidRDefault="00B551BF" w:rsidP="00AF5AB2">
      <w:pPr>
        <w:jc w:val="both"/>
        <w:rPr>
          <w:rFonts w:eastAsia="OpenDyslexic" w:cstheme="minorHAnsi"/>
          <w:sz w:val="40"/>
          <w:szCs w:val="40"/>
        </w:rPr>
      </w:pPr>
      <m:oMathPara>
        <m:oMath>
          <m:sSup>
            <m:sSupPr>
              <m:ctrlPr>
                <w:rPr>
                  <w:rFonts w:ascii="Cambria Math" w:eastAsia="OpenDyslexic" w:hAnsi="Cambria Math" w:cs="OpenDyslexic"/>
                  <w:i/>
                  <w:sz w:val="40"/>
                  <w:szCs w:val="40"/>
                </w:rPr>
              </m:ctrlPr>
            </m:sSupPr>
            <m:e>
              <m:r>
                <w:rPr>
                  <w:rFonts w:ascii="Cambria Math" w:eastAsia="OpenDyslexic" w:hAnsi="Cambria Math" w:cs="OpenDyslexic"/>
                  <w:sz w:val="40"/>
                  <w:szCs w:val="40"/>
                </w:rPr>
                <m:t>R</m:t>
              </m:r>
            </m:e>
            <m:sup>
              <m:r>
                <w:rPr>
                  <w:rFonts w:ascii="Cambria Math" w:eastAsia="OpenDyslexic" w:hAnsi="Cambria Math" w:cs="OpenDyslexic"/>
                  <w:sz w:val="40"/>
                  <w:szCs w:val="40"/>
                </w:rPr>
                <m:t>2</m:t>
              </m:r>
            </m:sup>
          </m:sSup>
          <m:r>
            <w:rPr>
              <w:rFonts w:ascii="Cambria Math" w:eastAsia="OpenDyslexic" w:hAnsi="Cambria Math" w:cs="OpenDyslexic"/>
              <w:sz w:val="40"/>
              <w:szCs w:val="40"/>
            </w:rPr>
            <m:t>=1-</m:t>
          </m:r>
          <m:f>
            <m:fPr>
              <m:ctrlPr>
                <w:rPr>
                  <w:rFonts w:ascii="Cambria Math" w:eastAsia="OpenDyslexic" w:hAnsi="Cambria Math" w:cs="OpenDyslexic"/>
                  <w:i/>
                  <w:sz w:val="40"/>
                  <w:szCs w:val="40"/>
                </w:rPr>
              </m:ctrlPr>
            </m:fPr>
            <m:num>
              <m:r>
                <w:rPr>
                  <w:rFonts w:ascii="Cambria Math" w:eastAsia="OpenDyslexic" w:hAnsi="Cambria Math" w:cs="OpenDyslexic"/>
                  <w:sz w:val="40"/>
                  <w:szCs w:val="40"/>
                </w:rPr>
                <m:t>SSRES</m:t>
              </m:r>
            </m:num>
            <m:den>
              <m:r>
                <w:rPr>
                  <w:rFonts w:ascii="Cambria Math" w:eastAsia="OpenDyslexic" w:hAnsi="Cambria Math" w:cs="OpenDyslexic"/>
                  <w:sz w:val="40"/>
                  <w:szCs w:val="40"/>
                </w:rPr>
                <m:t>SSTOT</m:t>
              </m:r>
            </m:den>
          </m:f>
        </m:oMath>
      </m:oMathPara>
    </w:p>
    <w:p w14:paraId="08C1B071" w14:textId="757CEBE4" w:rsidR="00634037" w:rsidRPr="00AF5AB2" w:rsidRDefault="006E0E95" w:rsidP="00AF5AB2">
      <w:pPr>
        <w:pStyle w:val="Caption"/>
        <w:jc w:val="both"/>
        <w:rPr>
          <w:rFonts w:eastAsia="OpenDyslexic" w:cstheme="minorHAnsi"/>
          <w:color w:val="auto"/>
        </w:rPr>
      </w:pPr>
      <w:r w:rsidRPr="00AF5AB2">
        <w:rPr>
          <w:rFonts w:cstheme="minorHAnsi"/>
          <w:color w:val="auto"/>
        </w:rPr>
        <w:t xml:space="preserve">Equation </w:t>
      </w:r>
      <w:r w:rsidRPr="00AF5AB2">
        <w:rPr>
          <w:rFonts w:cstheme="minorHAnsi"/>
          <w:color w:val="auto"/>
        </w:rPr>
        <w:fldChar w:fldCharType="begin"/>
      </w:r>
      <w:r w:rsidRPr="00AF5AB2">
        <w:rPr>
          <w:rFonts w:cstheme="minorHAnsi"/>
          <w:color w:val="auto"/>
        </w:rPr>
        <w:instrText xml:space="preserve"> SEQ Equation \* ARABIC </w:instrText>
      </w:r>
      <w:r w:rsidRPr="00AF5AB2">
        <w:rPr>
          <w:rFonts w:cstheme="minorHAnsi"/>
          <w:color w:val="auto"/>
        </w:rPr>
        <w:fldChar w:fldCharType="separate"/>
      </w:r>
      <w:r w:rsidRPr="00AF5AB2">
        <w:rPr>
          <w:rFonts w:cstheme="minorHAnsi"/>
          <w:color w:val="auto"/>
        </w:rPr>
        <w:t>3</w:t>
      </w:r>
      <w:r w:rsidRPr="00AF5AB2">
        <w:rPr>
          <w:rFonts w:cstheme="minorHAnsi"/>
          <w:color w:val="auto"/>
        </w:rPr>
        <w:fldChar w:fldCharType="end"/>
      </w:r>
      <w:r w:rsidRPr="00AF5AB2">
        <w:rPr>
          <w:rFonts w:cstheme="minorHAnsi"/>
          <w:color w:val="auto"/>
        </w:rPr>
        <w:t>: R-squared</w:t>
      </w:r>
    </w:p>
    <w:p w14:paraId="6F8D095E" w14:textId="1B011E82" w:rsidR="00477BCB" w:rsidRPr="001936F9" w:rsidRDefault="00360B38" w:rsidP="00AF5AB2">
      <w:pPr>
        <w:jc w:val="both"/>
        <w:rPr>
          <w:rFonts w:eastAsia="OpenDyslexic" w:cstheme="minorHAnsi"/>
        </w:rPr>
      </w:pPr>
      <w:r w:rsidRPr="001936F9">
        <w:rPr>
          <w:rFonts w:eastAsia="OpenDyslexic" w:cstheme="minorHAnsi"/>
        </w:rPr>
        <w:t>The SSRES term is th</w:t>
      </w:r>
      <w:r w:rsidR="00522F67" w:rsidRPr="001936F9">
        <w:rPr>
          <w:rFonts w:eastAsia="OpenDyslexic" w:cstheme="minorHAnsi"/>
        </w:rPr>
        <w:t xml:space="preserve">e sum of the </w:t>
      </w:r>
      <w:r w:rsidR="00C76AC9" w:rsidRPr="001936F9">
        <w:rPr>
          <w:rFonts w:eastAsia="OpenDyslexic" w:cstheme="minorHAnsi"/>
        </w:rPr>
        <w:t>squares of the distances</w:t>
      </w:r>
      <w:r w:rsidR="00522F67" w:rsidRPr="001936F9">
        <w:rPr>
          <w:rFonts w:eastAsia="OpenDyslexic" w:cstheme="minorHAnsi"/>
        </w:rPr>
        <w:t xml:space="preserve"> between the actual point and the predicted point</w:t>
      </w:r>
      <w:r w:rsidR="00C76AC9" w:rsidRPr="001936F9">
        <w:rPr>
          <w:rFonts w:eastAsia="OpenDyslexic" w:cstheme="minorHAnsi"/>
        </w:rPr>
        <w:t>. The SSTOT term is t</w:t>
      </w:r>
      <w:r w:rsidR="00AB5858" w:rsidRPr="001936F9">
        <w:rPr>
          <w:rFonts w:eastAsia="OpenDyslexic" w:cstheme="minorHAnsi"/>
        </w:rPr>
        <w:t>he sum of the squares of the distances between the actual point and the mean of all the points.</w:t>
      </w:r>
    </w:p>
    <w:p w14:paraId="196B3B56" w14:textId="49A8B1E3" w:rsidR="00D91073" w:rsidRPr="001936F9" w:rsidRDefault="00435FC6" w:rsidP="00AF5AB2">
      <w:pPr>
        <w:jc w:val="both"/>
        <w:rPr>
          <w:rFonts w:eastAsia="OpenDyslexic" w:cstheme="minorHAnsi"/>
        </w:rPr>
      </w:pPr>
      <w:r w:rsidRPr="001936F9">
        <w:rPr>
          <w:rFonts w:eastAsia="OpenDyslexic" w:cstheme="minorHAnsi"/>
        </w:rPr>
        <w:t>Plotting the r</w:t>
      </w:r>
      <w:r w:rsidR="009008A1" w:rsidRPr="001936F9">
        <w:rPr>
          <w:rFonts w:eastAsia="OpenDyslexic" w:cstheme="minorHAnsi"/>
        </w:rPr>
        <w:t xml:space="preserve">esults of the trained </w:t>
      </w:r>
      <w:r w:rsidR="00DF7935" w:rsidRPr="001936F9">
        <w:rPr>
          <w:rFonts w:eastAsia="OpenDyslexic" w:cstheme="minorHAnsi"/>
        </w:rPr>
        <w:t>model's predictions for the test and validation sets is another important aspect, as it allows for identifying any issues and getting</w:t>
      </w:r>
      <w:r w:rsidR="007E3599" w:rsidRPr="001936F9">
        <w:rPr>
          <w:rFonts w:eastAsia="OpenDyslexic" w:cstheme="minorHAnsi"/>
        </w:rPr>
        <w:t xml:space="preserve"> a better understanding of the model itself</w:t>
      </w:r>
      <w:r w:rsidR="00DF7935" w:rsidRPr="001936F9">
        <w:rPr>
          <w:rFonts w:eastAsia="OpenDyslexic" w:cstheme="minorHAnsi"/>
        </w:rPr>
        <w:t>.</w:t>
      </w:r>
    </w:p>
    <w:p w14:paraId="19F92D71" w14:textId="7E7453B7" w:rsidR="00DF7935" w:rsidRPr="001936F9" w:rsidRDefault="00DF7935" w:rsidP="00AF5AB2">
      <w:pPr>
        <w:jc w:val="both"/>
        <w:rPr>
          <w:rFonts w:eastAsia="OpenDyslexic" w:cstheme="minorHAnsi"/>
        </w:rPr>
      </w:pPr>
      <w:r w:rsidRPr="001936F9">
        <w:rPr>
          <w:rFonts w:eastAsia="OpenDyslexic" w:cstheme="minorHAnsi"/>
        </w:rPr>
        <w:t xml:space="preserve">The final step in </w:t>
      </w:r>
      <w:r w:rsidR="00F42950" w:rsidRPr="001936F9">
        <w:rPr>
          <w:rFonts w:eastAsia="OpenDyslexic" w:cstheme="minorHAnsi"/>
        </w:rPr>
        <w:t>building the model is to export its weights</w:t>
      </w:r>
      <w:r w:rsidR="001E3B04" w:rsidRPr="001936F9">
        <w:rPr>
          <w:rFonts w:eastAsia="OpenDyslexic" w:cstheme="minorHAnsi"/>
        </w:rPr>
        <w:t xml:space="preserve">. This is done </w:t>
      </w:r>
      <w:r w:rsidR="001730B8" w:rsidRPr="001936F9">
        <w:rPr>
          <w:rFonts w:eastAsia="OpenDyslexic" w:cstheme="minorHAnsi"/>
        </w:rPr>
        <w:t xml:space="preserve">by </w:t>
      </w:r>
      <w:r w:rsidR="004257BC" w:rsidRPr="001936F9">
        <w:rPr>
          <w:rFonts w:eastAsia="OpenDyslexic" w:cstheme="minorHAnsi"/>
        </w:rPr>
        <w:t xml:space="preserve">converting the weights from </w:t>
      </w:r>
      <w:r w:rsidR="00422FCD" w:rsidRPr="001936F9">
        <w:rPr>
          <w:rFonts w:eastAsia="OpenDyslexic" w:cstheme="minorHAnsi"/>
        </w:rPr>
        <w:t>their</w:t>
      </w:r>
      <w:r w:rsidR="004257BC" w:rsidRPr="001936F9">
        <w:rPr>
          <w:rFonts w:eastAsia="OpenDyslexic" w:cstheme="minorHAnsi"/>
        </w:rPr>
        <w:t xml:space="preserve"> internal format into an external format. In this project, this was done by converting it into a C++ format so that the Arduino code could read the model's weights.</w:t>
      </w:r>
      <w:r w:rsidR="000B4358" w:rsidRPr="001936F9">
        <w:rPr>
          <w:rFonts w:eastAsia="OpenDyslexic" w:cstheme="minorHAnsi"/>
        </w:rPr>
        <w:t xml:space="preserve"> You then save the converted data </w:t>
      </w:r>
      <w:r w:rsidR="00075B5C" w:rsidRPr="001936F9">
        <w:rPr>
          <w:rFonts w:eastAsia="OpenDyslexic" w:cstheme="minorHAnsi"/>
        </w:rPr>
        <w:t>onto your computer</w:t>
      </w:r>
      <w:r w:rsidR="00422FCD" w:rsidRPr="001936F9">
        <w:rPr>
          <w:rFonts w:eastAsia="OpenDyslexic" w:cstheme="minorHAnsi"/>
        </w:rPr>
        <w:t xml:space="preserve"> in the file format that you need for this project, which is a .h file. </w:t>
      </w:r>
      <w:r w:rsidR="00B34CF4" w:rsidRPr="001936F9">
        <w:rPr>
          <w:rFonts w:eastAsia="OpenDyslexic" w:cstheme="minorHAnsi"/>
        </w:rPr>
        <w:t xml:space="preserve">There is </w:t>
      </w:r>
      <w:r w:rsidR="00600999" w:rsidRPr="001936F9">
        <w:rPr>
          <w:rFonts w:eastAsia="OpenDyslexic" w:cstheme="minorHAnsi"/>
        </w:rPr>
        <w:t>a necessary step to deploy the model on the robot.</w:t>
      </w:r>
    </w:p>
    <w:p w14:paraId="4199961D" w14:textId="6ABC7AAC" w:rsidR="004A7B13" w:rsidRPr="00AF5AB2" w:rsidRDefault="005524A3" w:rsidP="177D0325">
      <w:pPr>
        <w:pStyle w:val="Heading2"/>
        <w:jc w:val="both"/>
        <w:rPr>
          <w:rFonts w:asciiTheme="minorHAnsi" w:hAnsiTheme="minorHAnsi" w:cstheme="minorBidi"/>
          <w:color w:val="auto"/>
        </w:rPr>
      </w:pPr>
      <w:bookmarkStart w:id="37" w:name="_Toc556141090"/>
      <w:r w:rsidRPr="177D0325">
        <w:rPr>
          <w:rFonts w:asciiTheme="minorHAnsi" w:hAnsiTheme="minorHAnsi" w:cstheme="minorBidi"/>
          <w:color w:val="auto"/>
        </w:rPr>
        <w:t>Deploying</w:t>
      </w:r>
      <w:r w:rsidR="00B201AB" w:rsidRPr="177D0325">
        <w:rPr>
          <w:rFonts w:asciiTheme="minorHAnsi" w:hAnsiTheme="minorHAnsi" w:cstheme="minorBidi"/>
          <w:color w:val="auto"/>
        </w:rPr>
        <w:t xml:space="preserve"> the </w:t>
      </w:r>
      <w:r w:rsidR="00F00D69" w:rsidRPr="177D0325">
        <w:rPr>
          <w:rFonts w:asciiTheme="minorHAnsi" w:hAnsiTheme="minorHAnsi" w:cstheme="minorBidi"/>
          <w:color w:val="auto"/>
        </w:rPr>
        <w:t>M</w:t>
      </w:r>
      <w:r w:rsidR="00B201AB" w:rsidRPr="177D0325">
        <w:rPr>
          <w:rFonts w:asciiTheme="minorHAnsi" w:hAnsiTheme="minorHAnsi" w:cstheme="minorBidi"/>
          <w:color w:val="auto"/>
        </w:rPr>
        <w:t>odel</w:t>
      </w:r>
      <w:bookmarkEnd w:id="37"/>
    </w:p>
    <w:p w14:paraId="5861361F" w14:textId="0DBBB860" w:rsidR="002C1970" w:rsidRPr="001936F9" w:rsidRDefault="009468DE" w:rsidP="00AF5AB2">
      <w:pPr>
        <w:jc w:val="both"/>
        <w:rPr>
          <w:rFonts w:cstheme="minorHAnsi"/>
        </w:rPr>
      </w:pPr>
      <w:r w:rsidRPr="001936F9">
        <w:rPr>
          <w:rFonts w:cstheme="minorHAnsi"/>
        </w:rPr>
        <w:t>Deploying the Model can be done in several ways</w:t>
      </w:r>
      <w:r w:rsidR="00EF334D" w:rsidRPr="001936F9">
        <w:rPr>
          <w:rFonts w:cstheme="minorHAnsi"/>
        </w:rPr>
        <w:t xml:space="preserve">, such as running it </w:t>
      </w:r>
      <w:r w:rsidR="00EF334D" w:rsidRPr="001936F9">
        <w:rPr>
          <w:rFonts w:cstheme="minorHAnsi"/>
          <w:highlight w:val="yellow"/>
          <w:rPrChange w:id="38" w:author="Alejandro  Gonzalez" w:date="2026-04-20T20:09:00Z" w16du:dateUtc="2026-04-20T19:09:00Z">
            <w:rPr>
              <w:rFonts w:ascii="OpenDyslexic" w:hAnsi="OpenDyslexic"/>
            </w:rPr>
          </w:rPrChange>
        </w:rPr>
        <w:t>off of</w:t>
      </w:r>
      <w:r w:rsidR="00EF334D" w:rsidRPr="001936F9">
        <w:rPr>
          <w:rFonts w:cstheme="minorHAnsi"/>
        </w:rPr>
        <w:t xml:space="preserve"> a computer or, in the case of</w:t>
      </w:r>
      <w:r w:rsidRPr="001936F9">
        <w:rPr>
          <w:rFonts w:cstheme="minorHAnsi"/>
        </w:rPr>
        <w:t xml:space="preserve"> this project, running it on the IMU itself. Due to using the SEEED Studio </w:t>
      </w:r>
      <w:r w:rsidR="00B02DF5" w:rsidRPr="001936F9">
        <w:rPr>
          <w:rFonts w:cstheme="minorHAnsi"/>
        </w:rPr>
        <w:t>XIAO nRF52840</w:t>
      </w:r>
      <w:r w:rsidR="00CD510A" w:rsidRPr="001936F9">
        <w:rPr>
          <w:rFonts w:cstheme="minorHAnsi"/>
        </w:rPr>
        <w:t>, it can run</w:t>
      </w:r>
      <w:r w:rsidR="005C6CE8" w:rsidRPr="001936F9">
        <w:rPr>
          <w:rFonts w:cstheme="minorHAnsi"/>
        </w:rPr>
        <w:t xml:space="preserve"> light models on the IMU itself. </w:t>
      </w:r>
    </w:p>
    <w:p w14:paraId="327DC55E" w14:textId="34B78417" w:rsidR="004D620B" w:rsidRPr="001936F9" w:rsidRDefault="002C1970" w:rsidP="00AF5AB2">
      <w:pPr>
        <w:jc w:val="both"/>
        <w:rPr>
          <w:rFonts w:cstheme="minorHAnsi"/>
        </w:rPr>
      </w:pPr>
      <w:r w:rsidRPr="001936F9">
        <w:rPr>
          <w:rFonts w:cstheme="minorHAnsi"/>
        </w:rPr>
        <w:t xml:space="preserve">To run the model on the IMU, a few libraries are needed for the </w:t>
      </w:r>
      <w:r w:rsidR="008922FA" w:rsidRPr="001936F9">
        <w:rPr>
          <w:rFonts w:cstheme="minorHAnsi"/>
        </w:rPr>
        <w:t>model. Firstly</w:t>
      </w:r>
      <w:ins w:id="39" w:author="Alejandro  Gonzalez" w:date="2026-04-20T12:47:00Z" w16du:dateUtc="2026-04-20T12:47:37Z">
        <w:r w:rsidR="47288630" w:rsidRPr="001936F9">
          <w:rPr>
            <w:rFonts w:cstheme="minorHAnsi"/>
          </w:rPr>
          <w:t>,</w:t>
        </w:r>
      </w:ins>
      <w:r w:rsidR="008922FA" w:rsidRPr="001936F9">
        <w:rPr>
          <w:rFonts w:cstheme="minorHAnsi"/>
        </w:rPr>
        <w:t xml:space="preserve"> you will need to include the </w:t>
      </w:r>
      <w:r w:rsidR="00D308CE" w:rsidRPr="001936F9">
        <w:rPr>
          <w:rFonts w:cstheme="minorHAnsi"/>
        </w:rPr>
        <w:t>exported model. It will need to be a .h file so that the Arduino code can read it. You will also need the LSM</w:t>
      </w:r>
      <w:r w:rsidR="00577A99" w:rsidRPr="001936F9">
        <w:rPr>
          <w:rFonts w:cstheme="minorHAnsi"/>
        </w:rPr>
        <w:t>6DS3 library as this is the library for the IMU</w:t>
      </w:r>
      <w:r w:rsidR="007417FD" w:rsidRPr="001936F9">
        <w:rPr>
          <w:rFonts w:cstheme="minorHAnsi"/>
        </w:rPr>
        <w:t xml:space="preserve">, this is necessary for getting the acceleration data </w:t>
      </w:r>
      <w:r w:rsidR="006776ED" w:rsidRPr="001936F9">
        <w:rPr>
          <w:rFonts w:cstheme="minorHAnsi"/>
        </w:rPr>
        <w:t>that will be used in the deployed model.</w:t>
      </w:r>
      <w:r w:rsidR="001D11E3" w:rsidRPr="001936F9">
        <w:rPr>
          <w:rFonts w:cstheme="minorHAnsi"/>
        </w:rPr>
        <w:t xml:space="preserve"> The wire and math libraries are also needed </w:t>
      </w:r>
      <w:r w:rsidR="004D620B" w:rsidRPr="001936F9">
        <w:rPr>
          <w:rFonts w:cstheme="minorHAnsi"/>
        </w:rPr>
        <w:t>for communication and general maths needed in the program.</w:t>
      </w:r>
    </w:p>
    <w:p w14:paraId="6472FC73" w14:textId="77777777" w:rsidR="007F3D5C" w:rsidRPr="001936F9" w:rsidRDefault="00AB6052" w:rsidP="00AF5AB2">
      <w:pPr>
        <w:jc w:val="both"/>
        <w:rPr>
          <w:rFonts w:cstheme="minorHAnsi"/>
        </w:rPr>
      </w:pPr>
      <w:r w:rsidRPr="001936F9">
        <w:rPr>
          <w:rFonts w:cstheme="minorHAnsi"/>
        </w:rPr>
        <w:t>There are also some parameters that need to be configured as part of deploying the model.</w:t>
      </w:r>
    </w:p>
    <w:tbl>
      <w:tblPr>
        <w:tblStyle w:val="TableGrid"/>
        <w:tblW w:w="0" w:type="auto"/>
        <w:tblLook w:val="04A0" w:firstRow="1" w:lastRow="0" w:firstColumn="1" w:lastColumn="0" w:noHBand="0" w:noVBand="1"/>
      </w:tblPr>
      <w:tblGrid>
        <w:gridCol w:w="4508"/>
        <w:gridCol w:w="4508"/>
      </w:tblGrid>
      <w:tr w:rsidR="007F3D5C" w14:paraId="1AE295B8" w14:textId="77777777" w:rsidTr="007F3D5C">
        <w:tc>
          <w:tcPr>
            <w:tcW w:w="4508" w:type="dxa"/>
          </w:tcPr>
          <w:p w14:paraId="7AC886AA" w14:textId="18E5DB48" w:rsidR="007F3D5C" w:rsidRPr="001936F9" w:rsidRDefault="007F3D5C" w:rsidP="00AF5AB2">
            <w:pPr>
              <w:jc w:val="both"/>
              <w:rPr>
                <w:rFonts w:cstheme="minorHAnsi"/>
              </w:rPr>
            </w:pPr>
            <w:r w:rsidRPr="001936F9">
              <w:rPr>
                <w:rFonts w:cstheme="minorHAnsi"/>
              </w:rPr>
              <w:t>Parameters</w:t>
            </w:r>
          </w:p>
        </w:tc>
        <w:tc>
          <w:tcPr>
            <w:tcW w:w="4508" w:type="dxa"/>
          </w:tcPr>
          <w:p w14:paraId="79E32A81" w14:textId="6ECD7792" w:rsidR="007F3D5C" w:rsidRPr="001936F9" w:rsidRDefault="007F3D5C" w:rsidP="00AF5AB2">
            <w:pPr>
              <w:jc w:val="both"/>
              <w:rPr>
                <w:rFonts w:cstheme="minorHAnsi"/>
              </w:rPr>
            </w:pPr>
            <w:r w:rsidRPr="001936F9">
              <w:rPr>
                <w:rFonts w:cstheme="minorHAnsi"/>
              </w:rPr>
              <w:t>Value</w:t>
            </w:r>
          </w:p>
        </w:tc>
      </w:tr>
      <w:tr w:rsidR="007F3D5C" w14:paraId="648B3D2C" w14:textId="77777777" w:rsidTr="007F3D5C">
        <w:tc>
          <w:tcPr>
            <w:tcW w:w="4508" w:type="dxa"/>
          </w:tcPr>
          <w:p w14:paraId="01967B41" w14:textId="14242266" w:rsidR="007F3D5C" w:rsidRPr="001936F9" w:rsidRDefault="00571321" w:rsidP="00AF5AB2">
            <w:pPr>
              <w:jc w:val="both"/>
              <w:rPr>
                <w:rFonts w:cstheme="minorHAnsi"/>
              </w:rPr>
            </w:pPr>
            <w:r w:rsidRPr="001936F9">
              <w:rPr>
                <w:rFonts w:cstheme="minorHAnsi"/>
              </w:rPr>
              <w:t>accelerationThreshold</w:t>
            </w:r>
          </w:p>
        </w:tc>
        <w:tc>
          <w:tcPr>
            <w:tcW w:w="4508" w:type="dxa"/>
          </w:tcPr>
          <w:p w14:paraId="05032410" w14:textId="2DFFE724" w:rsidR="007F3D5C" w:rsidRPr="001936F9" w:rsidRDefault="00D10A67" w:rsidP="00AF5AB2">
            <w:pPr>
              <w:jc w:val="both"/>
              <w:rPr>
                <w:rFonts w:cstheme="minorHAnsi"/>
              </w:rPr>
            </w:pPr>
            <w:r w:rsidRPr="001936F9">
              <w:rPr>
                <w:rFonts w:cstheme="minorHAnsi"/>
              </w:rPr>
              <w:t>0.5</w:t>
            </w:r>
          </w:p>
        </w:tc>
      </w:tr>
      <w:tr w:rsidR="007F3D5C" w14:paraId="27CC5698" w14:textId="77777777" w:rsidTr="007F3D5C">
        <w:tc>
          <w:tcPr>
            <w:tcW w:w="4508" w:type="dxa"/>
          </w:tcPr>
          <w:p w14:paraId="4CB6B1A2" w14:textId="4568F2BF" w:rsidR="007F3D5C" w:rsidRPr="001936F9" w:rsidRDefault="00571321" w:rsidP="00AF5AB2">
            <w:pPr>
              <w:jc w:val="both"/>
              <w:rPr>
                <w:rFonts w:cstheme="minorHAnsi"/>
              </w:rPr>
            </w:pPr>
            <w:r w:rsidRPr="001936F9">
              <w:rPr>
                <w:rFonts w:cstheme="minorHAnsi"/>
              </w:rPr>
              <w:t>numSamples</w:t>
            </w:r>
          </w:p>
        </w:tc>
        <w:tc>
          <w:tcPr>
            <w:tcW w:w="4508" w:type="dxa"/>
          </w:tcPr>
          <w:p w14:paraId="17C97CFB" w14:textId="1425C191" w:rsidR="007F3D5C" w:rsidRPr="001936F9" w:rsidRDefault="00D10A67" w:rsidP="00AF5AB2">
            <w:pPr>
              <w:jc w:val="both"/>
              <w:rPr>
                <w:rFonts w:cstheme="minorHAnsi"/>
              </w:rPr>
            </w:pPr>
            <w:r w:rsidRPr="001936F9">
              <w:rPr>
                <w:rFonts w:cstheme="minorHAnsi"/>
              </w:rPr>
              <w:t>120</w:t>
            </w:r>
          </w:p>
        </w:tc>
      </w:tr>
      <w:tr w:rsidR="007F3D5C" w14:paraId="05B4B27B" w14:textId="77777777" w:rsidTr="007F3D5C">
        <w:tc>
          <w:tcPr>
            <w:tcW w:w="4508" w:type="dxa"/>
          </w:tcPr>
          <w:p w14:paraId="6522BB8A" w14:textId="514C79DF" w:rsidR="007F3D5C" w:rsidRPr="001936F9" w:rsidRDefault="00F30B18" w:rsidP="00AF5AB2">
            <w:pPr>
              <w:jc w:val="both"/>
              <w:rPr>
                <w:rFonts w:cstheme="minorHAnsi"/>
              </w:rPr>
            </w:pPr>
            <w:r w:rsidRPr="001936F9">
              <w:rPr>
                <w:rFonts w:cstheme="minorHAnsi"/>
              </w:rPr>
              <w:t>INPUT_SIZE</w:t>
            </w:r>
          </w:p>
        </w:tc>
        <w:tc>
          <w:tcPr>
            <w:tcW w:w="4508" w:type="dxa"/>
          </w:tcPr>
          <w:p w14:paraId="0081916D" w14:textId="077F9BA4" w:rsidR="007F3D5C" w:rsidRPr="001936F9" w:rsidRDefault="00D10A67" w:rsidP="00AF5AB2">
            <w:pPr>
              <w:jc w:val="both"/>
              <w:rPr>
                <w:rFonts w:cstheme="minorHAnsi"/>
              </w:rPr>
            </w:pPr>
            <w:r w:rsidRPr="001936F9">
              <w:rPr>
                <w:rFonts w:cstheme="minorHAnsi"/>
              </w:rPr>
              <w:t>3</w:t>
            </w:r>
          </w:p>
        </w:tc>
      </w:tr>
      <w:tr w:rsidR="007F3D5C" w14:paraId="7A06A665" w14:textId="77777777" w:rsidTr="007F3D5C">
        <w:tc>
          <w:tcPr>
            <w:tcW w:w="4508" w:type="dxa"/>
          </w:tcPr>
          <w:p w14:paraId="002FCECA" w14:textId="0B4B119A" w:rsidR="007F3D5C" w:rsidRPr="001936F9" w:rsidRDefault="006F58FC" w:rsidP="00AF5AB2">
            <w:pPr>
              <w:jc w:val="both"/>
              <w:rPr>
                <w:rFonts w:cstheme="minorHAnsi"/>
              </w:rPr>
            </w:pPr>
            <w:r w:rsidRPr="001936F9">
              <w:rPr>
                <w:rFonts w:cstheme="minorHAnsi"/>
              </w:rPr>
              <w:t>OUTPUT_SIZE</w:t>
            </w:r>
          </w:p>
        </w:tc>
        <w:tc>
          <w:tcPr>
            <w:tcW w:w="4508" w:type="dxa"/>
          </w:tcPr>
          <w:p w14:paraId="451CB989" w14:textId="4D08DD53" w:rsidR="007F3D5C" w:rsidRPr="001936F9" w:rsidRDefault="004A4DC9" w:rsidP="00AF5AB2">
            <w:pPr>
              <w:jc w:val="both"/>
              <w:rPr>
                <w:rFonts w:cstheme="minorHAnsi"/>
              </w:rPr>
            </w:pPr>
            <w:r w:rsidRPr="001936F9">
              <w:rPr>
                <w:rFonts w:cstheme="minorHAnsi"/>
              </w:rPr>
              <w:t>3</w:t>
            </w:r>
          </w:p>
        </w:tc>
      </w:tr>
      <w:tr w:rsidR="007F3D5C" w14:paraId="3B1E2012" w14:textId="77777777" w:rsidTr="007F3D5C">
        <w:tc>
          <w:tcPr>
            <w:tcW w:w="4508" w:type="dxa"/>
          </w:tcPr>
          <w:p w14:paraId="6C2A5D7C" w14:textId="4744894B" w:rsidR="007F3D5C" w:rsidRPr="001936F9" w:rsidRDefault="006F58FC" w:rsidP="00AF5AB2">
            <w:pPr>
              <w:jc w:val="both"/>
              <w:rPr>
                <w:rFonts w:cstheme="minorHAnsi"/>
              </w:rPr>
            </w:pPr>
            <w:r w:rsidRPr="001936F9">
              <w:rPr>
                <w:rFonts w:cstheme="minorHAnsi"/>
              </w:rPr>
              <w:t>HIDDEN_STATE</w:t>
            </w:r>
          </w:p>
        </w:tc>
        <w:tc>
          <w:tcPr>
            <w:tcW w:w="4508" w:type="dxa"/>
          </w:tcPr>
          <w:p w14:paraId="3051545C" w14:textId="1CAD7F17" w:rsidR="007F3D5C" w:rsidRPr="001936F9" w:rsidRDefault="004A4DC9" w:rsidP="00AF5AB2">
            <w:pPr>
              <w:jc w:val="both"/>
              <w:rPr>
                <w:rFonts w:cstheme="minorHAnsi"/>
              </w:rPr>
            </w:pPr>
            <w:r w:rsidRPr="001936F9">
              <w:rPr>
                <w:rFonts w:cstheme="minorHAnsi"/>
              </w:rPr>
              <w:t>10</w:t>
            </w:r>
          </w:p>
        </w:tc>
      </w:tr>
      <w:tr w:rsidR="006F58FC" w14:paraId="4F756082" w14:textId="77777777" w:rsidTr="007F3D5C">
        <w:tc>
          <w:tcPr>
            <w:tcW w:w="4508" w:type="dxa"/>
          </w:tcPr>
          <w:p w14:paraId="5ED7EAC9" w14:textId="323B6641" w:rsidR="006F58FC" w:rsidRPr="001936F9" w:rsidRDefault="006F58FC" w:rsidP="00AF5AB2">
            <w:pPr>
              <w:jc w:val="both"/>
              <w:rPr>
                <w:rFonts w:cstheme="minorHAnsi"/>
              </w:rPr>
            </w:pPr>
            <w:r w:rsidRPr="001936F9">
              <w:rPr>
                <w:rFonts w:cstheme="minorHAnsi"/>
              </w:rPr>
              <w:t>NUM_LAYERS</w:t>
            </w:r>
          </w:p>
        </w:tc>
        <w:tc>
          <w:tcPr>
            <w:tcW w:w="4508" w:type="dxa"/>
          </w:tcPr>
          <w:p w14:paraId="1C56F804" w14:textId="46F1447C" w:rsidR="006F58FC" w:rsidRPr="001936F9" w:rsidRDefault="004A4DC9" w:rsidP="00AF5AB2">
            <w:pPr>
              <w:jc w:val="both"/>
              <w:rPr>
                <w:rFonts w:cstheme="minorHAnsi"/>
              </w:rPr>
            </w:pPr>
            <w:r w:rsidRPr="001936F9">
              <w:rPr>
                <w:rFonts w:cstheme="minorHAnsi"/>
              </w:rPr>
              <w:t>4</w:t>
            </w:r>
          </w:p>
        </w:tc>
      </w:tr>
      <w:tr w:rsidR="006F58FC" w14:paraId="7B5EA1BA" w14:textId="77777777" w:rsidTr="007F3D5C">
        <w:tc>
          <w:tcPr>
            <w:tcW w:w="4508" w:type="dxa"/>
          </w:tcPr>
          <w:p w14:paraId="2FE5A849" w14:textId="2D1A4FCE" w:rsidR="006F58FC" w:rsidRPr="001936F9" w:rsidRDefault="00321656" w:rsidP="00AF5AB2">
            <w:pPr>
              <w:jc w:val="both"/>
              <w:rPr>
                <w:rFonts w:cstheme="minorHAnsi"/>
              </w:rPr>
            </w:pPr>
            <w:r w:rsidRPr="001936F9">
              <w:rPr>
                <w:rFonts w:cstheme="minorHAnsi"/>
              </w:rPr>
              <w:t>SAMPLE_PERIOD</w:t>
            </w:r>
          </w:p>
        </w:tc>
        <w:tc>
          <w:tcPr>
            <w:tcW w:w="4508" w:type="dxa"/>
          </w:tcPr>
          <w:p w14:paraId="1875D44F" w14:textId="1C4DAC31" w:rsidR="006F58FC" w:rsidRPr="001936F9" w:rsidRDefault="004A4DC9" w:rsidP="00AF5AB2">
            <w:pPr>
              <w:jc w:val="both"/>
              <w:rPr>
                <w:rFonts w:cstheme="minorHAnsi"/>
              </w:rPr>
            </w:pPr>
            <w:r w:rsidRPr="001936F9">
              <w:rPr>
                <w:rFonts w:cstheme="minorHAnsi"/>
              </w:rPr>
              <w:t>2404</w:t>
            </w:r>
          </w:p>
        </w:tc>
      </w:tr>
      <w:tr w:rsidR="006F58FC" w14:paraId="55B99157" w14:textId="77777777" w:rsidTr="007F3D5C">
        <w:tc>
          <w:tcPr>
            <w:tcW w:w="4508" w:type="dxa"/>
          </w:tcPr>
          <w:p w14:paraId="4600CF59" w14:textId="26DDD931" w:rsidR="006F58FC" w:rsidRPr="001936F9" w:rsidRDefault="00660241" w:rsidP="00AF5AB2">
            <w:pPr>
              <w:jc w:val="both"/>
              <w:rPr>
                <w:rFonts w:cstheme="minorHAnsi"/>
              </w:rPr>
            </w:pPr>
            <w:r w:rsidRPr="001936F9">
              <w:rPr>
                <w:rFonts w:cstheme="minorHAnsi"/>
              </w:rPr>
              <w:t>MAE_THRESHOLD</w:t>
            </w:r>
          </w:p>
        </w:tc>
        <w:tc>
          <w:tcPr>
            <w:tcW w:w="4508" w:type="dxa"/>
          </w:tcPr>
          <w:p w14:paraId="281F5982" w14:textId="4EF5B594" w:rsidR="006F58FC" w:rsidRPr="001936F9" w:rsidRDefault="004A4DC9" w:rsidP="00AF5AB2">
            <w:pPr>
              <w:jc w:val="both"/>
              <w:rPr>
                <w:rFonts w:cstheme="minorHAnsi"/>
              </w:rPr>
            </w:pPr>
            <w:r w:rsidRPr="001936F9">
              <w:rPr>
                <w:rFonts w:cstheme="minorHAnsi"/>
              </w:rPr>
              <w:t>0.1</w:t>
            </w:r>
            <w:r w:rsidR="00033AE7" w:rsidRPr="001936F9">
              <w:rPr>
                <w:rFonts w:cstheme="minorHAnsi"/>
              </w:rPr>
              <w:t>385</w:t>
            </w:r>
          </w:p>
        </w:tc>
      </w:tr>
    </w:tbl>
    <w:p w14:paraId="50ED17E0" w14:textId="78B5B7AC" w:rsidR="007F3D5C" w:rsidRPr="00AF5AB2" w:rsidRDefault="006E0E95" w:rsidP="00075043">
      <w:pPr>
        <w:pStyle w:val="Caption"/>
        <w:jc w:val="center"/>
        <w:rPr>
          <w:rFonts w:cstheme="minorHAnsi"/>
          <w:color w:val="auto"/>
        </w:rPr>
      </w:pPr>
      <w:r w:rsidRPr="00AF5AB2">
        <w:rPr>
          <w:rFonts w:cstheme="minorHAnsi"/>
          <w:color w:val="auto"/>
        </w:rPr>
        <w:t xml:space="preserve">Table </w:t>
      </w:r>
      <w:r w:rsidRPr="00AF5AB2">
        <w:rPr>
          <w:rFonts w:cstheme="minorHAnsi"/>
          <w:color w:val="auto"/>
        </w:rPr>
        <w:fldChar w:fldCharType="begin"/>
      </w:r>
      <w:r w:rsidRPr="00AF5AB2">
        <w:rPr>
          <w:rFonts w:cstheme="minorHAnsi"/>
          <w:color w:val="auto"/>
        </w:rPr>
        <w:instrText xml:space="preserve"> SEQ Table \* ARABIC </w:instrText>
      </w:r>
      <w:r w:rsidRPr="00AF5AB2">
        <w:rPr>
          <w:rFonts w:cstheme="minorHAnsi"/>
          <w:color w:val="auto"/>
        </w:rPr>
        <w:fldChar w:fldCharType="separate"/>
      </w:r>
      <w:r w:rsidRPr="00AF5AB2">
        <w:rPr>
          <w:rFonts w:cstheme="minorHAnsi"/>
          <w:color w:val="auto"/>
        </w:rPr>
        <w:t>1</w:t>
      </w:r>
      <w:r w:rsidRPr="00AF5AB2">
        <w:rPr>
          <w:rFonts w:cstheme="minorHAnsi"/>
          <w:color w:val="auto"/>
        </w:rPr>
        <w:fldChar w:fldCharType="end"/>
      </w:r>
      <w:r w:rsidRPr="00AF5AB2">
        <w:rPr>
          <w:rFonts w:cstheme="minorHAnsi"/>
          <w:color w:val="auto"/>
        </w:rPr>
        <w:t>: Deployed Model Parameters</w:t>
      </w:r>
    </w:p>
    <w:p w14:paraId="4CADF9E3" w14:textId="34FC5F9F" w:rsidR="28448BF5" w:rsidRPr="001936F9" w:rsidRDefault="003246D2" w:rsidP="00AF5AB2">
      <w:pPr>
        <w:jc w:val="both"/>
        <w:rPr>
          <w:rFonts w:cstheme="minorHAnsi"/>
        </w:rPr>
      </w:pPr>
      <w:r w:rsidRPr="001936F9">
        <w:rPr>
          <w:rFonts w:cstheme="minorHAnsi"/>
        </w:rPr>
        <w:t>The acceleration</w:t>
      </w:r>
      <w:r w:rsidR="002A5551" w:rsidRPr="001936F9">
        <w:rPr>
          <w:rFonts w:cstheme="minorHAnsi"/>
        </w:rPr>
        <w:t>T</w:t>
      </w:r>
      <w:r w:rsidRPr="001936F9">
        <w:rPr>
          <w:rFonts w:cstheme="minorHAnsi"/>
        </w:rPr>
        <w:t>hreshold and the num</w:t>
      </w:r>
      <w:r w:rsidR="002A5551" w:rsidRPr="001936F9">
        <w:rPr>
          <w:rFonts w:cstheme="minorHAnsi"/>
        </w:rPr>
        <w:t>S</w:t>
      </w:r>
      <w:r w:rsidRPr="001936F9">
        <w:rPr>
          <w:rFonts w:cstheme="minorHAnsi"/>
        </w:rPr>
        <w:t xml:space="preserve">amples are both important parameters. The acceleration threshold is the acceleration that needs to be exceeded to start registering motion. This is set to 0.5. The number of samples is the number of samples that are taken each time motion is captured. This is set to 120. </w:t>
      </w:r>
    </w:p>
    <w:p w14:paraId="564CF221" w14:textId="2F1F0C6B" w:rsidR="00C5654A" w:rsidRPr="001936F9" w:rsidRDefault="002A5551" w:rsidP="00AF5AB2">
      <w:pPr>
        <w:jc w:val="both"/>
        <w:rPr>
          <w:rFonts w:cstheme="minorHAnsi"/>
        </w:rPr>
      </w:pPr>
      <w:r w:rsidRPr="001936F9">
        <w:rPr>
          <w:rFonts w:cstheme="minorHAnsi"/>
        </w:rPr>
        <w:lastRenderedPageBreak/>
        <w:t xml:space="preserve">INPUT_SIZE </w:t>
      </w:r>
      <w:r w:rsidR="003246D2" w:rsidRPr="001936F9">
        <w:rPr>
          <w:rFonts w:cstheme="minorHAnsi"/>
        </w:rPr>
        <w:t xml:space="preserve">is another key parameter. This is set to three, as you have X, Y and Z, as these are the three parameters going into the model. The parameter </w:t>
      </w:r>
      <w:r w:rsidRPr="001936F9">
        <w:rPr>
          <w:rFonts w:cstheme="minorHAnsi"/>
        </w:rPr>
        <w:t>OUTPUT_SIZE</w:t>
      </w:r>
      <w:r w:rsidR="003246D2" w:rsidRPr="001936F9">
        <w:rPr>
          <w:rFonts w:cstheme="minorHAnsi"/>
        </w:rPr>
        <w:t xml:space="preserve"> </w:t>
      </w:r>
      <w:r w:rsidR="00C5654A" w:rsidRPr="001936F9">
        <w:rPr>
          <w:rFonts w:cstheme="minorHAnsi"/>
        </w:rPr>
        <w:t xml:space="preserve">is also set to 3 as </w:t>
      </w:r>
      <w:r w:rsidR="009306A3" w:rsidRPr="001936F9">
        <w:rPr>
          <w:rFonts w:cstheme="minorHAnsi"/>
        </w:rPr>
        <w:t>it's</w:t>
      </w:r>
      <w:r w:rsidR="00C5654A" w:rsidRPr="001936F9">
        <w:rPr>
          <w:rFonts w:cstheme="minorHAnsi"/>
        </w:rPr>
        <w:t xml:space="preserve"> trying to reconstruct the input values.</w:t>
      </w:r>
    </w:p>
    <w:p w14:paraId="7E058D08" w14:textId="210C8048" w:rsidR="00C5654A" w:rsidRPr="001936F9" w:rsidRDefault="00C5654A" w:rsidP="00AF5AB2">
      <w:pPr>
        <w:jc w:val="both"/>
        <w:rPr>
          <w:rFonts w:cstheme="minorHAnsi"/>
        </w:rPr>
      </w:pPr>
      <w:r w:rsidRPr="001936F9">
        <w:rPr>
          <w:rFonts w:cstheme="minorHAnsi"/>
        </w:rPr>
        <w:t xml:space="preserve">Other parameters that </w:t>
      </w:r>
      <w:r w:rsidR="009306A3" w:rsidRPr="001936F9">
        <w:rPr>
          <w:rFonts w:cstheme="minorHAnsi"/>
        </w:rPr>
        <w:t>are important for the model are the HIDDEN_SIZE, which is the number of neurons in the model;</w:t>
      </w:r>
      <w:r w:rsidRPr="001936F9">
        <w:rPr>
          <w:rFonts w:cstheme="minorHAnsi"/>
        </w:rPr>
        <w:t xml:space="preserve"> this is set to </w:t>
      </w:r>
      <w:r w:rsidR="002A5551" w:rsidRPr="001936F9">
        <w:rPr>
          <w:rFonts w:cstheme="minorHAnsi"/>
        </w:rPr>
        <w:t>10 in this project. There is also NUM_LAYERS this sets the number of layers in the system. This is set to four</w:t>
      </w:r>
      <w:r w:rsidR="009306A3" w:rsidRPr="001936F9">
        <w:rPr>
          <w:rFonts w:cstheme="minorHAnsi"/>
        </w:rPr>
        <w:t>, meaning there are</w:t>
      </w:r>
      <w:r w:rsidR="002A5551" w:rsidRPr="001936F9">
        <w:rPr>
          <w:rFonts w:cstheme="minorHAnsi"/>
        </w:rPr>
        <w:t xml:space="preserve"> 4 LSTM layers in the system.</w:t>
      </w:r>
    </w:p>
    <w:p w14:paraId="0FCFD27D" w14:textId="01DB565D" w:rsidR="009306A3" w:rsidRPr="001936F9" w:rsidRDefault="002A5551" w:rsidP="00AF5AB2">
      <w:pPr>
        <w:jc w:val="both"/>
        <w:rPr>
          <w:rFonts w:cstheme="minorHAnsi"/>
        </w:rPr>
      </w:pPr>
      <w:r w:rsidRPr="001936F9">
        <w:rPr>
          <w:rFonts w:cstheme="minorHAnsi"/>
        </w:rPr>
        <w:t>Another important parameter is SAMPLE_PERIOD</w:t>
      </w:r>
      <w:r w:rsidR="009306A3" w:rsidRPr="001936F9">
        <w:rPr>
          <w:rFonts w:cstheme="minorHAnsi"/>
        </w:rPr>
        <w:t>,</w:t>
      </w:r>
      <w:r w:rsidRPr="001936F9">
        <w:rPr>
          <w:rFonts w:cstheme="minorHAnsi"/>
        </w:rPr>
        <w:t xml:space="preserve"> which sets the sampling frequency </w:t>
      </w:r>
      <w:r w:rsidR="009306A3" w:rsidRPr="001936F9">
        <w:rPr>
          <w:rFonts w:cstheme="minorHAnsi"/>
        </w:rPr>
        <w:t>for IMU data collection</w:t>
      </w:r>
      <w:r w:rsidRPr="001936F9">
        <w:rPr>
          <w:rFonts w:cstheme="minorHAnsi"/>
        </w:rPr>
        <w:t>. In the project</w:t>
      </w:r>
      <w:r w:rsidR="009306A3" w:rsidRPr="001936F9">
        <w:rPr>
          <w:rFonts w:cstheme="minorHAnsi"/>
        </w:rPr>
        <w:t>, this parameter is set to 2500, which equates to a sampling frequency of 400Hz.</w:t>
      </w:r>
    </w:p>
    <w:p w14:paraId="193B7F10" w14:textId="5B4684F2" w:rsidR="009306A3" w:rsidRPr="001936F9" w:rsidRDefault="009306A3" w:rsidP="00AF5AB2">
      <w:pPr>
        <w:jc w:val="both"/>
        <w:rPr>
          <w:rFonts w:cstheme="minorHAnsi"/>
        </w:rPr>
      </w:pPr>
      <w:r w:rsidRPr="001936F9">
        <w:rPr>
          <w:rFonts w:cstheme="minorHAnsi"/>
        </w:rPr>
        <w:t>Classification threshold is another parameter that must be set</w:t>
      </w:r>
      <w:r w:rsidR="001B2131" w:rsidRPr="001936F9">
        <w:rPr>
          <w:rFonts w:cstheme="minorHAnsi"/>
        </w:rPr>
        <w:t>. This</w:t>
      </w:r>
      <w:r w:rsidRPr="001936F9">
        <w:rPr>
          <w:rFonts w:cstheme="minorHAnsi"/>
        </w:rPr>
        <w:t xml:space="preserve"> is the MAE</w:t>
      </w:r>
      <w:r w:rsidR="00CC0D80" w:rsidRPr="001936F9">
        <w:rPr>
          <w:rFonts w:cstheme="minorHAnsi"/>
        </w:rPr>
        <w:t>_</w:t>
      </w:r>
      <w:r w:rsidR="002A462B" w:rsidRPr="001936F9">
        <w:rPr>
          <w:rFonts w:cstheme="minorHAnsi"/>
        </w:rPr>
        <w:t>THRESHOLD</w:t>
      </w:r>
      <w:r w:rsidR="009B55B0" w:rsidRPr="001936F9">
        <w:rPr>
          <w:rFonts w:cstheme="minorHAnsi"/>
        </w:rPr>
        <w:t xml:space="preserve">. This checks to see if the MAE is above that threshold. </w:t>
      </w:r>
      <w:r w:rsidR="00D2238B" w:rsidRPr="001936F9">
        <w:rPr>
          <w:rFonts w:cstheme="minorHAnsi"/>
        </w:rPr>
        <w:t xml:space="preserve">If it is above, the system </w:t>
      </w:r>
      <w:r w:rsidR="00A5180E" w:rsidRPr="001936F9">
        <w:rPr>
          <w:rFonts w:cstheme="minorHAnsi"/>
        </w:rPr>
        <w:t>will print a verdict that an issue exists, which is how it</w:t>
      </w:r>
      <w:r w:rsidR="009B55B0" w:rsidRPr="001936F9">
        <w:rPr>
          <w:rFonts w:cstheme="minorHAnsi"/>
        </w:rPr>
        <w:t xml:space="preserve"> </w:t>
      </w:r>
      <w:r w:rsidR="00D2238B" w:rsidRPr="001936F9">
        <w:rPr>
          <w:rFonts w:cstheme="minorHAnsi"/>
        </w:rPr>
        <w:t xml:space="preserve">indicates a motor issue </w:t>
      </w:r>
      <w:r w:rsidR="009B55B0" w:rsidRPr="001936F9">
        <w:rPr>
          <w:rFonts w:cstheme="minorHAnsi"/>
        </w:rPr>
        <w:t xml:space="preserve">on the robot. This is done </w:t>
      </w:r>
      <w:r w:rsidR="00C96079" w:rsidRPr="001936F9">
        <w:rPr>
          <w:rFonts w:cstheme="minorHAnsi"/>
        </w:rPr>
        <w:t>using a Boolean that compares the threshold to</w:t>
      </w:r>
      <w:r w:rsidR="009B55B0" w:rsidRPr="001936F9">
        <w:rPr>
          <w:rFonts w:cstheme="minorHAnsi"/>
        </w:rPr>
        <w:t xml:space="preserve"> the actual MAE. In the </w:t>
      </w:r>
      <w:r w:rsidR="00C96079" w:rsidRPr="001936F9">
        <w:rPr>
          <w:rFonts w:cstheme="minorHAnsi"/>
        </w:rPr>
        <w:t xml:space="preserve">program, the threshold is set to 0.13358. This was decided from trial and error to be a suitable threshold between working robot movement and incorrect movement from the robot. </w:t>
      </w:r>
    </w:p>
    <w:p w14:paraId="5C391BB4" w14:textId="7E8081F6" w:rsidR="00C96079" w:rsidRPr="001936F9" w:rsidRDefault="003641C5" w:rsidP="00AF5AB2">
      <w:pPr>
        <w:jc w:val="both"/>
        <w:rPr>
          <w:rFonts w:cstheme="minorHAnsi"/>
        </w:rPr>
      </w:pPr>
      <w:r w:rsidRPr="001936F9">
        <w:rPr>
          <w:rFonts w:cstheme="minorHAnsi"/>
        </w:rPr>
        <w:t>Next, you need to set up the long and short-term memory. They are identical, other than the name. Long-term is the cell state (c_state), while short-term memory is the hidden state (h_state). This will be used later and needs to be set before used.</w:t>
      </w:r>
    </w:p>
    <w:p w14:paraId="534D2EED" w14:textId="2412ED4D" w:rsidR="003641C5" w:rsidRPr="001936F9" w:rsidRDefault="00061430" w:rsidP="00AF5AB2">
      <w:pPr>
        <w:jc w:val="both"/>
        <w:rPr>
          <w:rFonts w:cstheme="minorHAnsi"/>
        </w:rPr>
      </w:pPr>
      <w:r w:rsidRPr="001936F9">
        <w:rPr>
          <w:rFonts w:cstheme="minorHAnsi"/>
        </w:rPr>
        <w:t>The LSTM cell is a key part of deploying the model. It is what allows</w:t>
      </w:r>
      <w:ins w:id="40" w:author="Alejandro  Gonzalez" w:date="2026-04-20T12:50:00Z" w16du:dateUtc="2026-04-20T12:50:41Z">
        <w:r w:rsidR="358E66DE" w:rsidRPr="001936F9">
          <w:rPr>
            <w:rFonts w:cstheme="minorHAnsi"/>
          </w:rPr>
          <w:t xml:space="preserve"> </w:t>
        </w:r>
      </w:ins>
      <w:r w:rsidRPr="001936F9">
        <w:rPr>
          <w:rFonts w:cstheme="minorHAnsi"/>
        </w:rPr>
        <w:t xml:space="preserve">the model to understand motion over time instead of just individual sensor readings. It starts </w:t>
      </w:r>
      <w:r w:rsidR="00886474" w:rsidRPr="001936F9">
        <w:rPr>
          <w:rFonts w:cstheme="minorHAnsi"/>
        </w:rPr>
        <w:t>with</w:t>
      </w:r>
      <w:r w:rsidRPr="001936F9">
        <w:rPr>
          <w:rFonts w:cstheme="minorHAnsi"/>
        </w:rPr>
        <w:t xml:space="preserve"> setting up the </w:t>
      </w:r>
      <w:r w:rsidR="00886474" w:rsidRPr="001936F9">
        <w:rPr>
          <w:rFonts w:cstheme="minorHAnsi"/>
        </w:rPr>
        <w:t>variables needed for the function. W_ih is the weights for inputs, W_hh is the weights for the hidden states, and there are also b_ih and b_hh, which are the biases for the inputs and hidden states. There are also variables for the current input and the size of the input.</w:t>
      </w:r>
    </w:p>
    <w:p w14:paraId="4CFF48F5" w14:textId="170AE0F4" w:rsidR="00302EC5" w:rsidRPr="001936F9" w:rsidRDefault="00302EC5" w:rsidP="00AF5AB2">
      <w:pPr>
        <w:jc w:val="both"/>
        <w:rPr>
          <w:rFonts w:cstheme="minorHAnsi"/>
        </w:rPr>
      </w:pPr>
      <w:r w:rsidRPr="001936F9">
        <w:rPr>
          <w:rFonts w:cstheme="minorHAnsi"/>
        </w:rPr>
        <w:t>Next is the input contribution, which starts with the bias of the system, then adds the weighted input values to the bias. This then affects the gate. Then it moves to the hidden-state contribution, which works similarly to the input contribution but uses hidden-state values instead of input values. This prepares for the main LSTM loop.</w:t>
      </w:r>
    </w:p>
    <w:p w14:paraId="1876CD03" w14:textId="6FB0DDC3" w:rsidR="00302EC5" w:rsidRPr="001936F9" w:rsidRDefault="00302EC5" w:rsidP="00AF5AB2">
      <w:pPr>
        <w:jc w:val="both"/>
        <w:rPr>
          <w:rFonts w:cstheme="minorHAnsi"/>
        </w:rPr>
      </w:pPr>
      <w:r w:rsidRPr="001936F9">
        <w:rPr>
          <w:rFonts w:cstheme="minorHAnsi"/>
        </w:rPr>
        <w:t xml:space="preserve">The main </w:t>
      </w:r>
      <w:r w:rsidR="003F6326" w:rsidRPr="001936F9">
        <w:rPr>
          <w:rFonts w:cstheme="minorHAnsi"/>
        </w:rPr>
        <w:t xml:space="preserve">LTSM loop iterates over each hidden unit K in the LTSM layer and updates both the cell state and hidden state based on the current input and previous internal states. For each hidden unit, four intermediate values are computed: the input gate, forget gate, candidate state and output gate. A sigmoid function is used to constrain values between 0 and 1, enabling the gates to act as regulators. The hyperbolic tangent function tanh bounds values between </w:t>
      </w:r>
      <w:r w:rsidR="009F039C" w:rsidRPr="001936F9">
        <w:rPr>
          <w:rFonts w:cstheme="minorHAnsi"/>
        </w:rPr>
        <w:t>-1</w:t>
      </w:r>
      <w:r w:rsidR="003F6326" w:rsidRPr="001936F9">
        <w:rPr>
          <w:rFonts w:cstheme="minorHAnsi"/>
        </w:rPr>
        <w:t xml:space="preserve"> and 1, allowing the candidate state to represent both positive and negative contributions.</w:t>
      </w:r>
    </w:p>
    <w:p w14:paraId="13CA594C" w14:textId="5DBD69DF" w:rsidR="003F6326" w:rsidRPr="001936F9" w:rsidRDefault="003F6326" w:rsidP="00AF5AB2">
      <w:pPr>
        <w:jc w:val="both"/>
        <w:rPr>
          <w:rFonts w:cstheme="minorHAnsi"/>
        </w:rPr>
      </w:pPr>
      <w:r w:rsidRPr="001936F9">
        <w:rPr>
          <w:rFonts w:cstheme="minorHAnsi"/>
        </w:rPr>
        <w:t>Once this stage is completed, the cell state, which is long-term memory, is updated using the equation.</w:t>
      </w:r>
    </w:p>
    <w:p w14:paraId="2F12E996" w14:textId="4F32B9E7" w:rsidR="006E0E95" w:rsidRPr="001936F9" w:rsidRDefault="003F6326" w:rsidP="00AF5AB2">
      <w:pPr>
        <w:jc w:val="both"/>
        <w:rPr>
          <w:rFonts w:eastAsiaTheme="minorEastAsia" w:cstheme="minorHAnsi"/>
        </w:rPr>
      </w:pPr>
      <m:oMathPara>
        <m:oMath>
          <m:r>
            <w:rPr>
              <w:rFonts w:ascii="Cambria Math" w:hAnsi="Cambria Math"/>
            </w:rPr>
            <m:t>ck</m:t>
          </m:r>
          <m:d>
            <m:dPr>
              <m:ctrlPr>
                <w:rPr>
                  <w:rFonts w:ascii="Cambria Math" w:hAnsi="Cambria Math"/>
                  <w:i/>
                </w:rPr>
              </m:ctrlPr>
            </m:dPr>
            <m:e>
              <m:r>
                <w:rPr>
                  <w:rFonts w:ascii="Cambria Math" w:hAnsi="Cambria Math"/>
                </w:rPr>
                <m:t>t</m:t>
              </m:r>
            </m:e>
          </m:d>
          <m:r>
            <w:rPr>
              <w:rFonts w:ascii="Cambria Math" w:hAnsi="Cambria Math"/>
            </w:rPr>
            <m:t>​=fk​⋅c</m:t>
          </m:r>
          <m:sSup>
            <m:sSupPr>
              <m:ctrlPr>
                <w:rPr>
                  <w:rFonts w:ascii="Cambria Math" w:hAnsi="Cambria Math"/>
                  <w:i/>
                </w:rPr>
              </m:ctrlPr>
            </m:sSupPr>
            <m:e>
              <m:r>
                <w:rPr>
                  <w:rFonts w:ascii="Cambria Math" w:hAnsi="Cambria Math"/>
                </w:rPr>
                <m:t>k</m:t>
              </m:r>
            </m:e>
            <m:sup>
              <m:d>
                <m:dPr>
                  <m:ctrlPr>
                    <w:rPr>
                      <w:rFonts w:ascii="Cambria Math" w:hAnsi="Cambria Math"/>
                      <w:i/>
                    </w:rPr>
                  </m:ctrlPr>
                </m:dPr>
                <m:e>
                  <m:r>
                    <w:rPr>
                      <w:rFonts w:ascii="Cambria Math" w:hAnsi="Cambria Math"/>
                    </w:rPr>
                    <m:t>t-1</m:t>
                  </m:r>
                </m:e>
              </m:d>
              <m:r>
                <w:rPr>
                  <w:rFonts w:ascii="Cambria Math" w:hAnsi="Cambria Math"/>
                </w:rPr>
                <m:t>​</m:t>
              </m:r>
            </m:sup>
          </m:sSup>
          <m:r>
            <w:rPr>
              <w:rFonts w:ascii="Cambria Math" w:hAnsi="Cambria Math"/>
            </w:rPr>
            <m:t>+ik​⋅gk</m:t>
          </m:r>
        </m:oMath>
      </m:oMathPara>
    </w:p>
    <w:p w14:paraId="21BB8A9D" w14:textId="1854432E" w:rsidR="006E0E95" w:rsidRPr="00AF5AB2" w:rsidRDefault="006E0E95" w:rsidP="00AF5AB2">
      <w:pPr>
        <w:pStyle w:val="Caption"/>
        <w:keepNext/>
        <w:jc w:val="both"/>
        <w:rPr>
          <w:rFonts w:cstheme="minorHAnsi"/>
          <w:color w:val="auto"/>
        </w:rPr>
      </w:pPr>
      <w:r w:rsidRPr="00AF5AB2">
        <w:rPr>
          <w:rFonts w:cstheme="minorHAnsi"/>
          <w:color w:val="auto"/>
        </w:rPr>
        <w:t xml:space="preserve">Equation </w:t>
      </w:r>
      <w:r w:rsidRPr="00AF5AB2">
        <w:rPr>
          <w:rFonts w:cstheme="minorHAnsi"/>
          <w:color w:val="auto"/>
        </w:rPr>
        <w:fldChar w:fldCharType="begin"/>
      </w:r>
      <w:r w:rsidRPr="00AF5AB2">
        <w:rPr>
          <w:rFonts w:cstheme="minorHAnsi"/>
          <w:color w:val="auto"/>
        </w:rPr>
        <w:instrText xml:space="preserve"> SEQ Equation \* ARABIC </w:instrText>
      </w:r>
      <w:r w:rsidRPr="00AF5AB2">
        <w:rPr>
          <w:rFonts w:cstheme="minorHAnsi"/>
          <w:color w:val="auto"/>
        </w:rPr>
        <w:fldChar w:fldCharType="separate"/>
      </w:r>
      <w:r w:rsidRPr="00AF5AB2">
        <w:rPr>
          <w:rFonts w:cstheme="minorHAnsi"/>
          <w:color w:val="auto"/>
        </w:rPr>
        <w:t>4</w:t>
      </w:r>
      <w:r w:rsidRPr="00AF5AB2">
        <w:rPr>
          <w:rFonts w:cstheme="minorHAnsi"/>
          <w:color w:val="auto"/>
        </w:rPr>
        <w:fldChar w:fldCharType="end"/>
      </w:r>
      <w:r w:rsidRPr="00AF5AB2">
        <w:rPr>
          <w:rFonts w:cstheme="minorHAnsi"/>
          <w:color w:val="auto"/>
        </w:rPr>
        <w:t>: long-term memory</w:t>
      </w:r>
    </w:p>
    <w:p w14:paraId="3E8F0EE4" w14:textId="564A4FB1" w:rsidR="003F6326" w:rsidRPr="001936F9" w:rsidRDefault="003F6326" w:rsidP="00AF5AB2">
      <w:pPr>
        <w:jc w:val="both"/>
        <w:rPr>
          <w:rFonts w:eastAsiaTheme="minorEastAsia" w:cstheme="minorHAnsi"/>
        </w:rPr>
      </w:pPr>
      <w:r w:rsidRPr="001936F9">
        <w:rPr>
          <w:rFonts w:cstheme="minorHAnsi"/>
        </w:rPr>
        <w:t>This equation contains two parts; the first part is retention of previous memory (</w:t>
      </w:r>
      <m:oMath>
        <m:r>
          <w:rPr>
            <w:rFonts w:ascii="Cambria Math" w:hAnsi="Cambria Math"/>
          </w:rPr>
          <m:t>fk​⋅c</m:t>
        </m:r>
        <m:sSup>
          <m:sSupPr>
            <m:ctrlPr>
              <w:rPr>
                <w:rFonts w:ascii="Cambria Math" w:hAnsi="Cambria Math"/>
                <w:i/>
              </w:rPr>
            </m:ctrlPr>
          </m:sSupPr>
          <m:e>
            <m:r>
              <w:rPr>
                <w:rFonts w:ascii="Cambria Math" w:hAnsi="Cambria Math"/>
              </w:rPr>
              <m:t>k</m:t>
            </m:r>
          </m:e>
          <m:sup>
            <m:d>
              <m:dPr>
                <m:ctrlPr>
                  <w:rPr>
                    <w:rFonts w:ascii="Cambria Math" w:hAnsi="Cambria Math"/>
                    <w:i/>
                  </w:rPr>
                </m:ctrlPr>
              </m:dPr>
              <m:e>
                <m:r>
                  <w:rPr>
                    <w:rFonts w:ascii="Cambria Math" w:hAnsi="Cambria Math"/>
                  </w:rPr>
                  <m:t>t-1</m:t>
                </m:r>
              </m:e>
            </m:d>
            <m:r>
              <w:rPr>
                <w:rFonts w:ascii="Cambria Math" w:hAnsi="Cambria Math"/>
              </w:rPr>
              <m:t>​</m:t>
            </m:r>
          </m:sup>
        </m:sSup>
      </m:oMath>
      <w:r w:rsidRPr="001936F9">
        <w:rPr>
          <w:rFonts w:eastAsiaTheme="minorEastAsia" w:cstheme="minorHAnsi"/>
        </w:rPr>
        <w:t>)</w:t>
      </w:r>
      <w:r w:rsidR="009F039C" w:rsidRPr="001936F9">
        <w:rPr>
          <w:rFonts w:eastAsiaTheme="minorEastAsia" w:cstheme="minorHAnsi"/>
        </w:rPr>
        <w:t>, the forget gate determines how much of the prior cell state is preserved. The second part is the incorporation of new information (</w:t>
      </w:r>
      <m:oMath>
        <m:r>
          <w:rPr>
            <w:rFonts w:ascii="Cambria Math" w:eastAsiaTheme="minorEastAsia" w:hAnsi="Cambria Math"/>
          </w:rPr>
          <m:t>i</m:t>
        </m:r>
        <m:r>
          <w:rPr>
            <w:rFonts w:ascii="Cambria Math" w:hAnsi="Cambria Math"/>
          </w:rPr>
          <m:t xml:space="preserve">k​⋅gk </m:t>
        </m:r>
      </m:oMath>
      <w:r w:rsidR="009F039C" w:rsidRPr="001936F9">
        <w:rPr>
          <w:rFonts w:eastAsiaTheme="minorEastAsia" w:cstheme="minorHAnsi"/>
        </w:rPr>
        <w:t>), the input gate controls how much of the candidate information is added. These two parts allow the LSTM to selectively retain or discard information over time, which is critical for modelling the sequential data.</w:t>
      </w:r>
    </w:p>
    <w:p w14:paraId="3AC359CD" w14:textId="0998AD9A" w:rsidR="009306A3" w:rsidRPr="001936F9" w:rsidRDefault="009F039C" w:rsidP="00AF5AB2">
      <w:pPr>
        <w:jc w:val="both"/>
        <w:rPr>
          <w:rFonts w:cstheme="minorHAnsi"/>
        </w:rPr>
      </w:pPr>
      <w:r w:rsidRPr="001936F9">
        <w:rPr>
          <w:rFonts w:eastAsiaTheme="minorEastAsia" w:cstheme="minorHAnsi"/>
        </w:rPr>
        <w:lastRenderedPageBreak/>
        <w:t>The hidden state h[k],j represents the output of the LSTM</w:t>
      </w:r>
      <w:r w:rsidRPr="001936F9">
        <w:rPr>
          <w:rFonts w:cstheme="minorHAnsi"/>
        </w:rPr>
        <w:t xml:space="preserve"> cell at the current timestep. This is calculated using the formula.</w:t>
      </w:r>
    </w:p>
    <w:p w14:paraId="1B10F778" w14:textId="5E9F076E" w:rsidR="009F039C" w:rsidRPr="001936F9" w:rsidRDefault="009F039C" w:rsidP="00AF5AB2">
      <w:pPr>
        <w:jc w:val="both"/>
        <w:rPr>
          <w:rFonts w:eastAsiaTheme="minorEastAsia" w:cstheme="minorHAnsi"/>
        </w:rPr>
      </w:pPr>
      <m:oMathPara>
        <m:oMath>
          <m:r>
            <w:rPr>
              <w:rFonts w:ascii="Cambria Math" w:hAnsi="Cambria Math"/>
            </w:rPr>
            <m:t>h</m:t>
          </m:r>
          <m:sSup>
            <m:sSupPr>
              <m:ctrlPr>
                <w:rPr>
                  <w:rFonts w:ascii="Cambria Math" w:hAnsi="Cambria Math"/>
                  <w:i/>
                </w:rPr>
              </m:ctrlPr>
            </m:sSupPr>
            <m:e>
              <m:r>
                <w:rPr>
                  <w:rFonts w:ascii="Cambria Math" w:hAnsi="Cambria Math"/>
                </w:rPr>
                <m:t>k</m:t>
              </m:r>
            </m:e>
            <m:sup>
              <m:d>
                <m:dPr>
                  <m:ctrlPr>
                    <w:rPr>
                      <w:rFonts w:ascii="Cambria Math" w:hAnsi="Cambria Math"/>
                      <w:i/>
                    </w:rPr>
                  </m:ctrlPr>
                </m:dPr>
                <m:e>
                  <m:r>
                    <w:rPr>
                      <w:rFonts w:ascii="Cambria Math" w:hAnsi="Cambria Math"/>
                    </w:rPr>
                    <m:t>t</m:t>
                  </m:r>
                </m:e>
              </m:d>
              <m:r>
                <w:rPr>
                  <w:rFonts w:ascii="Cambria Math" w:hAnsi="Cambria Math"/>
                </w:rPr>
                <m:t>​</m:t>
              </m:r>
            </m:sup>
          </m:sSup>
          <m:r>
            <w:rPr>
              <w:rFonts w:ascii="Cambria Math" w:hAnsi="Cambria Math"/>
            </w:rPr>
            <m:t>=ok​⋅</m:t>
          </m:r>
          <m:func>
            <m:funcPr>
              <m:ctrlPr>
                <w:rPr>
                  <w:rFonts w:ascii="Cambria Math" w:hAnsi="Cambria Math"/>
                  <w:iCs/>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k</m:t>
                      </m:r>
                    </m:e>
                    <m:sup>
                      <m:d>
                        <m:dPr>
                          <m:ctrlPr>
                            <w:rPr>
                              <w:rFonts w:ascii="Cambria Math" w:hAnsi="Cambria Math"/>
                              <w:i/>
                            </w:rPr>
                          </m:ctrlPr>
                        </m:dPr>
                        <m:e>
                          <m:r>
                            <w:rPr>
                              <w:rFonts w:ascii="Cambria Math" w:hAnsi="Cambria Math"/>
                            </w:rPr>
                            <m:t>t</m:t>
                          </m:r>
                        </m:e>
                      </m:d>
                      <m:r>
                        <w:rPr>
                          <w:rFonts w:ascii="Cambria Math" w:hAnsi="Cambria Math"/>
                        </w:rPr>
                        <m:t>​</m:t>
                      </m:r>
                    </m:sup>
                  </m:sSup>
                </m:e>
              </m:d>
            </m:e>
          </m:func>
        </m:oMath>
      </m:oMathPara>
    </w:p>
    <w:p w14:paraId="730C7780" w14:textId="646E1C8D" w:rsidR="00AF06F4" w:rsidRPr="00AF5AB2" w:rsidRDefault="006E0E95" w:rsidP="00AF5AB2">
      <w:pPr>
        <w:pStyle w:val="Caption"/>
        <w:jc w:val="both"/>
        <w:rPr>
          <w:rFonts w:eastAsiaTheme="minorEastAsia" w:cstheme="minorHAnsi"/>
          <w:color w:val="auto"/>
        </w:rPr>
      </w:pPr>
      <w:r w:rsidRPr="00AF5AB2">
        <w:rPr>
          <w:rFonts w:cstheme="minorHAnsi"/>
          <w:color w:val="auto"/>
        </w:rPr>
        <w:t xml:space="preserve">Equation </w:t>
      </w:r>
      <w:r w:rsidRPr="00AF5AB2">
        <w:rPr>
          <w:rFonts w:cstheme="minorHAnsi"/>
          <w:color w:val="auto"/>
        </w:rPr>
        <w:fldChar w:fldCharType="begin"/>
      </w:r>
      <w:r w:rsidRPr="00AF5AB2">
        <w:rPr>
          <w:rFonts w:cstheme="minorHAnsi"/>
          <w:color w:val="auto"/>
        </w:rPr>
        <w:instrText xml:space="preserve"> SEQ Equation \* ARABIC </w:instrText>
      </w:r>
      <w:r w:rsidRPr="00AF5AB2">
        <w:rPr>
          <w:rFonts w:cstheme="minorHAnsi"/>
          <w:color w:val="auto"/>
        </w:rPr>
        <w:fldChar w:fldCharType="separate"/>
      </w:r>
      <w:r w:rsidRPr="00AF5AB2">
        <w:rPr>
          <w:rFonts w:cstheme="minorHAnsi"/>
          <w:color w:val="auto"/>
        </w:rPr>
        <w:t>5</w:t>
      </w:r>
      <w:r w:rsidRPr="00AF5AB2">
        <w:rPr>
          <w:rFonts w:cstheme="minorHAnsi"/>
          <w:color w:val="auto"/>
        </w:rPr>
        <w:fldChar w:fldCharType="end"/>
      </w:r>
      <w:r w:rsidRPr="00AF5AB2">
        <w:rPr>
          <w:rFonts w:cstheme="minorHAnsi"/>
          <w:color w:val="auto"/>
        </w:rPr>
        <w:t>: Hidden State Equation</w:t>
      </w:r>
    </w:p>
    <w:p w14:paraId="6F4467F2" w14:textId="0443E35A" w:rsidR="009F039C" w:rsidRPr="001936F9" w:rsidRDefault="00B732A3" w:rsidP="00AF5AB2">
      <w:pPr>
        <w:jc w:val="both"/>
        <w:rPr>
          <w:rFonts w:eastAsiaTheme="minorEastAsia" w:cstheme="minorHAnsi"/>
        </w:rPr>
      </w:pPr>
      <w:r w:rsidRPr="001936F9">
        <w:rPr>
          <w:rFonts w:eastAsiaTheme="minorEastAsia" w:cstheme="minorHAnsi"/>
        </w:rPr>
        <w:t xml:space="preserve">Nonlinearity tanh is used to update </w:t>
      </w:r>
      <w:r w:rsidR="008A3993" w:rsidRPr="001936F9">
        <w:rPr>
          <w:rFonts w:eastAsiaTheme="minorEastAsia" w:cstheme="minorHAnsi"/>
        </w:rPr>
        <w:t xml:space="preserve">the </w:t>
      </w:r>
      <w:r w:rsidRPr="001936F9">
        <w:rPr>
          <w:rFonts w:eastAsiaTheme="minorEastAsia" w:cstheme="minorHAnsi"/>
        </w:rPr>
        <w:t>cell state</w:t>
      </w:r>
      <w:r w:rsidR="00C254D4" w:rsidRPr="001936F9">
        <w:rPr>
          <w:rFonts w:eastAsiaTheme="minorEastAsia" w:cstheme="minorHAnsi"/>
        </w:rPr>
        <w:t xml:space="preserve"> and scaling result by </w:t>
      </w:r>
      <w:r w:rsidR="008A3993" w:rsidRPr="001936F9">
        <w:rPr>
          <w:rFonts w:eastAsiaTheme="minorEastAsia" w:cstheme="minorHAnsi"/>
        </w:rPr>
        <w:t xml:space="preserve">the </w:t>
      </w:r>
      <w:r w:rsidR="00C254D4" w:rsidRPr="001936F9">
        <w:rPr>
          <w:rFonts w:eastAsiaTheme="minorEastAsia" w:cstheme="minorHAnsi"/>
        </w:rPr>
        <w:t>output gate</w:t>
      </w:r>
      <w:r w:rsidR="008A3993" w:rsidRPr="001936F9">
        <w:rPr>
          <w:rFonts w:eastAsiaTheme="minorEastAsia" w:cstheme="minorHAnsi"/>
        </w:rPr>
        <w:t>.</w:t>
      </w:r>
      <w:r w:rsidR="00FD5E20" w:rsidRPr="001936F9">
        <w:rPr>
          <w:rFonts w:eastAsiaTheme="minorEastAsia" w:cstheme="minorHAnsi"/>
        </w:rPr>
        <w:t xml:space="preserve"> The </w:t>
      </w:r>
      <w:r w:rsidR="009E0ADA" w:rsidRPr="001936F9">
        <w:rPr>
          <w:rFonts w:eastAsiaTheme="minorEastAsia" w:cstheme="minorHAnsi"/>
        </w:rPr>
        <w:t>output</w:t>
      </w:r>
      <w:r w:rsidR="00FD5E20" w:rsidRPr="001936F9">
        <w:rPr>
          <w:rFonts w:eastAsiaTheme="minorEastAsia" w:cstheme="minorHAnsi"/>
        </w:rPr>
        <w:t xml:space="preserve"> gate thus regulates how much of the internal memory is exposed to the next layer.</w:t>
      </w:r>
      <w:r w:rsidR="003905BB" w:rsidRPr="001936F9">
        <w:rPr>
          <w:rFonts w:eastAsiaTheme="minorEastAsia" w:cstheme="minorHAnsi"/>
        </w:rPr>
        <w:t xml:space="preserve"> </w:t>
      </w:r>
    </w:p>
    <w:p w14:paraId="61AC7B44" w14:textId="6DC90FF3" w:rsidR="003905BB" w:rsidRPr="001936F9" w:rsidRDefault="003905BB" w:rsidP="00AF5AB2">
      <w:pPr>
        <w:jc w:val="both"/>
        <w:rPr>
          <w:rFonts w:eastAsiaTheme="minorEastAsia" w:cstheme="minorHAnsi"/>
        </w:rPr>
      </w:pPr>
      <w:r w:rsidRPr="001936F9">
        <w:rPr>
          <w:rFonts w:eastAsiaTheme="minorEastAsia" w:cstheme="minorHAnsi"/>
        </w:rPr>
        <w:t xml:space="preserve">The LSTM loop is important as it applies </w:t>
      </w:r>
      <w:r w:rsidR="009E0ADA" w:rsidRPr="001936F9">
        <w:rPr>
          <w:rFonts w:eastAsiaTheme="minorEastAsia" w:cstheme="minorHAnsi"/>
        </w:rPr>
        <w:t>a nonlinear transformation to the gate values, updates long-term memory using control vector</w:t>
      </w:r>
      <w:r w:rsidR="00346198" w:rsidRPr="001936F9">
        <w:rPr>
          <w:rFonts w:eastAsiaTheme="minorEastAsia" w:cstheme="minorHAnsi"/>
        </w:rPr>
        <w:t xml:space="preserve"> retention and input and generates short-term outputs for downstream processing</w:t>
      </w:r>
      <w:r w:rsidR="00B27B7B" w:rsidRPr="001936F9">
        <w:rPr>
          <w:rFonts w:eastAsiaTheme="minorEastAsia" w:cstheme="minorHAnsi"/>
        </w:rPr>
        <w:t>. This makes it particularly suitable fo</w:t>
      </w:r>
      <w:r w:rsidR="0027710A" w:rsidRPr="001936F9">
        <w:rPr>
          <w:rFonts w:eastAsiaTheme="minorEastAsia" w:cstheme="minorHAnsi"/>
        </w:rPr>
        <w:t>r motion analysis</w:t>
      </w:r>
      <w:r w:rsidR="009E0ADA" w:rsidRPr="001936F9">
        <w:rPr>
          <w:rFonts w:eastAsiaTheme="minorEastAsia" w:cstheme="minorHAnsi"/>
        </w:rPr>
        <w:t>, as it can interpret data using both current and historical (past outputs and inputs) values.</w:t>
      </w:r>
    </w:p>
    <w:p w14:paraId="7E586954" w14:textId="23CAAAE1" w:rsidR="00D36FA8" w:rsidRPr="001936F9" w:rsidRDefault="00D36FA8" w:rsidP="00AF5AB2">
      <w:pPr>
        <w:jc w:val="both"/>
        <w:rPr>
          <w:rFonts w:eastAsiaTheme="minorEastAsia" w:cstheme="minorHAnsi"/>
        </w:rPr>
      </w:pPr>
      <w:r w:rsidRPr="001936F9">
        <w:rPr>
          <w:rFonts w:eastAsiaTheme="minorEastAsia" w:cstheme="minorHAnsi"/>
        </w:rPr>
        <w:t xml:space="preserve">The program then needs to </w:t>
      </w:r>
      <w:r w:rsidR="001F792D" w:rsidRPr="001936F9">
        <w:rPr>
          <w:rFonts w:eastAsiaTheme="minorEastAsia" w:cstheme="minorHAnsi"/>
        </w:rPr>
        <w:t>convert the LSTM output into 3 values</w:t>
      </w:r>
      <w:r w:rsidR="008118C0" w:rsidRPr="001936F9">
        <w:rPr>
          <w:rFonts w:eastAsiaTheme="minorEastAsia" w:cstheme="minorHAnsi"/>
        </w:rPr>
        <w:t>. This</w:t>
      </w:r>
      <w:r w:rsidR="001F792D" w:rsidRPr="001936F9">
        <w:rPr>
          <w:rFonts w:eastAsiaTheme="minorEastAsia" w:cstheme="minorHAnsi"/>
        </w:rPr>
        <w:t xml:space="preserve"> is done with the fully </w:t>
      </w:r>
      <w:r w:rsidR="008118C0" w:rsidRPr="001936F9">
        <w:rPr>
          <w:rFonts w:eastAsiaTheme="minorEastAsia" w:cstheme="minorHAnsi"/>
        </w:rPr>
        <w:t>connected</w:t>
      </w:r>
      <w:r w:rsidR="001F792D" w:rsidRPr="001936F9">
        <w:rPr>
          <w:rFonts w:eastAsiaTheme="minorEastAsia" w:cstheme="minorHAnsi"/>
        </w:rPr>
        <w:t xml:space="preserve"> Layer</w:t>
      </w:r>
      <w:r w:rsidR="008118C0" w:rsidRPr="001936F9">
        <w:rPr>
          <w:rFonts w:eastAsiaTheme="minorEastAsia" w:cstheme="minorHAnsi"/>
        </w:rPr>
        <w:t xml:space="preserve"> function. I</w:t>
      </w:r>
      <w:r w:rsidR="00671C5D" w:rsidRPr="001936F9">
        <w:rPr>
          <w:rFonts w:eastAsiaTheme="minorEastAsia" w:cstheme="minorHAnsi"/>
        </w:rPr>
        <w:t xml:space="preserve">t is simply a for loop </w:t>
      </w:r>
      <w:r w:rsidR="00C01200" w:rsidRPr="001936F9">
        <w:rPr>
          <w:rFonts w:eastAsiaTheme="minorEastAsia" w:cstheme="minorHAnsi"/>
        </w:rPr>
        <w:t xml:space="preserve">which adds together the bias with the hidden state </w:t>
      </w:r>
      <w:r w:rsidR="0078395B" w:rsidRPr="001936F9">
        <w:rPr>
          <w:rFonts w:eastAsiaTheme="minorEastAsia" w:cstheme="minorHAnsi"/>
        </w:rPr>
        <w:t>and</w:t>
      </w:r>
      <w:r w:rsidR="00330C4B" w:rsidRPr="001936F9">
        <w:rPr>
          <w:rFonts w:eastAsiaTheme="minorEastAsia" w:cstheme="minorHAnsi"/>
        </w:rPr>
        <w:t xml:space="preserve"> </w:t>
      </w:r>
      <w:r w:rsidR="00C01200" w:rsidRPr="001936F9">
        <w:rPr>
          <w:rFonts w:eastAsiaTheme="minorEastAsia" w:cstheme="minorHAnsi"/>
        </w:rPr>
        <w:t>weight</w:t>
      </w:r>
      <w:r w:rsidR="00330C4B" w:rsidRPr="001936F9">
        <w:rPr>
          <w:rFonts w:eastAsiaTheme="minorEastAsia" w:cstheme="minorHAnsi"/>
        </w:rPr>
        <w:t>s</w:t>
      </w:r>
      <w:r w:rsidR="005B6306" w:rsidRPr="001936F9">
        <w:rPr>
          <w:rFonts w:eastAsiaTheme="minorEastAsia" w:cstheme="minorHAnsi"/>
        </w:rPr>
        <w:t xml:space="preserve"> multiplication matrix</w:t>
      </w:r>
      <w:r w:rsidR="00C01200" w:rsidRPr="001936F9">
        <w:rPr>
          <w:rFonts w:eastAsiaTheme="minorEastAsia" w:cstheme="minorHAnsi"/>
        </w:rPr>
        <w:t xml:space="preserve">. This is represented with </w:t>
      </w:r>
      <w:r w:rsidR="000D1679" w:rsidRPr="001936F9">
        <w:rPr>
          <w:rFonts w:eastAsiaTheme="minorEastAsia" w:cstheme="minorHAnsi"/>
        </w:rPr>
        <w:t>a formula</w:t>
      </w:r>
      <w:r w:rsidR="00266959" w:rsidRPr="001936F9">
        <w:rPr>
          <w:rFonts w:eastAsiaTheme="minorEastAsia" w:cstheme="minorHAnsi"/>
        </w:rPr>
        <w:t>.</w:t>
      </w:r>
    </w:p>
    <w:p w14:paraId="7049F392" w14:textId="286095CF" w:rsidR="00266959" w:rsidRPr="001936F9" w:rsidRDefault="00266959" w:rsidP="00AF5AB2">
      <w:pPr>
        <w:jc w:val="both"/>
        <w:rPr>
          <w:rFonts w:eastAsiaTheme="minorEastAsia" w:cstheme="minorHAnsi"/>
        </w:rPr>
      </w:pPr>
      <m:oMathPara>
        <m:oMath>
          <m:r>
            <w:rPr>
              <w:rFonts w:ascii="Cambria Math" w:hAnsi="Cambria Math"/>
            </w:rPr>
            <m:t>output=W*h+b</m:t>
          </m:r>
        </m:oMath>
      </m:oMathPara>
    </w:p>
    <w:p w14:paraId="133393B9" w14:textId="5834B3CA" w:rsidR="00AF06F4" w:rsidRPr="00AF5AB2" w:rsidRDefault="006E0E95" w:rsidP="00AF5AB2">
      <w:pPr>
        <w:pStyle w:val="Caption"/>
        <w:jc w:val="both"/>
        <w:rPr>
          <w:rFonts w:eastAsiaTheme="minorEastAsia" w:cstheme="minorHAnsi"/>
          <w:color w:val="auto"/>
        </w:rPr>
      </w:pPr>
      <w:r w:rsidRPr="00AF5AB2">
        <w:rPr>
          <w:rFonts w:cstheme="minorHAnsi"/>
          <w:color w:val="auto"/>
        </w:rPr>
        <w:t xml:space="preserve">Equation </w:t>
      </w:r>
      <w:r w:rsidRPr="00AF5AB2">
        <w:rPr>
          <w:rFonts w:cstheme="minorHAnsi"/>
          <w:color w:val="auto"/>
        </w:rPr>
        <w:fldChar w:fldCharType="begin"/>
      </w:r>
      <w:r w:rsidRPr="00AF5AB2">
        <w:rPr>
          <w:rFonts w:cstheme="minorHAnsi"/>
          <w:color w:val="auto"/>
        </w:rPr>
        <w:instrText xml:space="preserve"> SEQ Equation \* ARABIC </w:instrText>
      </w:r>
      <w:r w:rsidRPr="00AF5AB2">
        <w:rPr>
          <w:rFonts w:cstheme="minorHAnsi"/>
          <w:color w:val="auto"/>
        </w:rPr>
        <w:fldChar w:fldCharType="separate"/>
      </w:r>
      <w:r w:rsidRPr="00AF5AB2">
        <w:rPr>
          <w:rFonts w:cstheme="minorHAnsi"/>
          <w:color w:val="auto"/>
        </w:rPr>
        <w:t>6</w:t>
      </w:r>
      <w:r w:rsidRPr="00AF5AB2">
        <w:rPr>
          <w:rFonts w:cstheme="minorHAnsi"/>
          <w:color w:val="auto"/>
        </w:rPr>
        <w:fldChar w:fldCharType="end"/>
      </w:r>
      <w:r w:rsidRPr="00AF5AB2">
        <w:rPr>
          <w:rFonts w:cstheme="minorHAnsi"/>
          <w:color w:val="auto"/>
        </w:rPr>
        <w:t>: Output equation</w:t>
      </w:r>
    </w:p>
    <w:p w14:paraId="39C731CE" w14:textId="755F7B87" w:rsidR="00F449F4" w:rsidRPr="001936F9" w:rsidRDefault="0027225A" w:rsidP="00AF5AB2">
      <w:pPr>
        <w:jc w:val="both"/>
        <w:rPr>
          <w:rFonts w:eastAsiaTheme="minorEastAsia" w:cstheme="minorHAnsi"/>
        </w:rPr>
      </w:pPr>
      <w:r w:rsidRPr="001936F9">
        <w:rPr>
          <w:rFonts w:eastAsiaTheme="minorEastAsia" w:cstheme="minorHAnsi"/>
        </w:rPr>
        <w:t xml:space="preserve">Then </w:t>
      </w:r>
      <w:r w:rsidR="0093455E" w:rsidRPr="001936F9">
        <w:rPr>
          <w:rFonts w:eastAsiaTheme="minorEastAsia" w:cstheme="minorHAnsi"/>
        </w:rPr>
        <w:t xml:space="preserve">the program </w:t>
      </w:r>
      <w:r w:rsidR="00CF47F1" w:rsidRPr="001936F9">
        <w:rPr>
          <w:rFonts w:eastAsiaTheme="minorEastAsia" w:cstheme="minorHAnsi"/>
        </w:rPr>
        <w:t xml:space="preserve">reset the </w:t>
      </w:r>
      <w:r w:rsidRPr="001936F9">
        <w:rPr>
          <w:rFonts w:eastAsiaTheme="minorEastAsia" w:cstheme="minorHAnsi"/>
        </w:rPr>
        <w:t>memory with a function for each new motion sequence</w:t>
      </w:r>
      <w:r w:rsidR="00C806F9" w:rsidRPr="001936F9">
        <w:rPr>
          <w:rFonts w:eastAsiaTheme="minorEastAsia" w:cstheme="minorHAnsi"/>
        </w:rPr>
        <w:t>. Motion an</w:t>
      </w:r>
      <w:r w:rsidR="00F8619C" w:rsidRPr="001936F9">
        <w:rPr>
          <w:rFonts w:eastAsiaTheme="minorEastAsia" w:cstheme="minorHAnsi"/>
        </w:rPr>
        <w:t>alysis is the next</w:t>
      </w:r>
      <w:r w:rsidR="00556F98" w:rsidRPr="001936F9">
        <w:rPr>
          <w:rFonts w:eastAsiaTheme="minorEastAsia" w:cstheme="minorHAnsi"/>
        </w:rPr>
        <w:t xml:space="preserve"> step in this program</w:t>
      </w:r>
      <w:r w:rsidR="00E227D2" w:rsidRPr="001936F9">
        <w:rPr>
          <w:rFonts w:eastAsiaTheme="minorEastAsia" w:cstheme="minorHAnsi"/>
        </w:rPr>
        <w:t>. In this step, it first computes the total error by summing the absolute output (predicted) minus the absolute input (actual) and dividing by N, which gives you the MAE.</w:t>
      </w:r>
      <w:r w:rsidR="00903ADA" w:rsidRPr="001936F9">
        <w:rPr>
          <w:rFonts w:eastAsiaTheme="minorEastAsia" w:cstheme="minorHAnsi"/>
        </w:rPr>
        <w:t xml:space="preserve"> Then you check the MAE against </w:t>
      </w:r>
      <w:r w:rsidR="000F7AE8" w:rsidRPr="001936F9">
        <w:rPr>
          <w:rFonts w:eastAsiaTheme="minorEastAsia" w:cstheme="minorHAnsi"/>
        </w:rPr>
        <w:t>the MAE threshold</w:t>
      </w:r>
      <w:r w:rsidR="00636C79" w:rsidRPr="001936F9">
        <w:rPr>
          <w:rFonts w:eastAsiaTheme="minorEastAsia" w:cstheme="minorHAnsi"/>
        </w:rPr>
        <w:t xml:space="preserve">. If it is </w:t>
      </w:r>
      <w:r w:rsidR="00BC3B91" w:rsidRPr="001936F9">
        <w:rPr>
          <w:rFonts w:eastAsiaTheme="minorEastAsia" w:cstheme="minorHAnsi"/>
        </w:rPr>
        <w:t xml:space="preserve">less than </w:t>
      </w:r>
      <w:r w:rsidR="00E356AF" w:rsidRPr="001936F9">
        <w:rPr>
          <w:rFonts w:eastAsiaTheme="minorEastAsia" w:cstheme="minorHAnsi"/>
        </w:rPr>
        <w:t>the MAE threshold</w:t>
      </w:r>
      <w:r w:rsidR="004A72CB" w:rsidRPr="001936F9">
        <w:rPr>
          <w:rFonts w:eastAsiaTheme="minorEastAsia" w:cstheme="minorHAnsi"/>
        </w:rPr>
        <w:t>, then the motion is correct; else,</w:t>
      </w:r>
      <w:r w:rsidR="00E356AF" w:rsidRPr="001936F9">
        <w:rPr>
          <w:rFonts w:eastAsiaTheme="minorEastAsia" w:cstheme="minorHAnsi"/>
        </w:rPr>
        <w:t xml:space="preserve"> the motion is </w:t>
      </w:r>
      <w:r w:rsidR="004A72CB" w:rsidRPr="001936F9">
        <w:rPr>
          <w:rFonts w:eastAsiaTheme="minorEastAsia" w:cstheme="minorHAnsi"/>
        </w:rPr>
        <w:t>strange.</w:t>
      </w:r>
    </w:p>
    <w:p w14:paraId="2D93B25B" w14:textId="6BDFD716" w:rsidR="00DD31C8" w:rsidRPr="001936F9" w:rsidRDefault="00DD31C8" w:rsidP="00AF5AB2">
      <w:pPr>
        <w:jc w:val="both"/>
        <w:rPr>
          <w:rFonts w:eastAsiaTheme="minorEastAsia" w:cstheme="minorHAnsi"/>
        </w:rPr>
      </w:pPr>
      <w:r w:rsidRPr="001936F9">
        <w:rPr>
          <w:rFonts w:eastAsiaTheme="minorEastAsia" w:cstheme="minorHAnsi"/>
        </w:rPr>
        <w:t xml:space="preserve">IMU </w:t>
      </w:r>
      <w:r w:rsidR="00D837C6" w:rsidRPr="001936F9">
        <w:rPr>
          <w:rFonts w:eastAsiaTheme="minorEastAsia" w:cstheme="minorHAnsi"/>
        </w:rPr>
        <w:t>settings need to be set</w:t>
      </w:r>
      <w:r w:rsidR="00596980" w:rsidRPr="001936F9">
        <w:rPr>
          <w:rFonts w:eastAsiaTheme="minorEastAsia" w:cstheme="minorHAnsi"/>
        </w:rPr>
        <w:t xml:space="preserve">, </w:t>
      </w:r>
      <w:r w:rsidR="00876AB2" w:rsidRPr="001936F9">
        <w:rPr>
          <w:rFonts w:eastAsiaTheme="minorEastAsia" w:cstheme="minorHAnsi"/>
        </w:rPr>
        <w:t xml:space="preserve">this includes </w:t>
      </w:r>
      <w:r w:rsidR="000859D6" w:rsidRPr="001936F9">
        <w:rPr>
          <w:rFonts w:eastAsiaTheme="minorEastAsia" w:cstheme="minorHAnsi"/>
        </w:rPr>
        <w:t>the sample rate</w:t>
      </w:r>
      <w:r w:rsidR="00401609" w:rsidRPr="001936F9">
        <w:rPr>
          <w:rFonts w:eastAsiaTheme="minorEastAsia" w:cstheme="minorHAnsi"/>
        </w:rPr>
        <w:t>,</w:t>
      </w:r>
      <w:r w:rsidR="000859D6" w:rsidRPr="001936F9">
        <w:rPr>
          <w:rFonts w:eastAsiaTheme="minorEastAsia" w:cstheme="minorHAnsi"/>
        </w:rPr>
        <w:t xml:space="preserve"> </w:t>
      </w:r>
      <w:r w:rsidR="00107AA0" w:rsidRPr="001936F9">
        <w:rPr>
          <w:rFonts w:eastAsiaTheme="minorEastAsia" w:cstheme="minorHAnsi"/>
        </w:rPr>
        <w:t>bandwidth</w:t>
      </w:r>
      <w:r w:rsidR="00D16228" w:rsidRPr="001936F9">
        <w:rPr>
          <w:rFonts w:eastAsiaTheme="minorEastAsia" w:cstheme="minorHAnsi"/>
        </w:rPr>
        <w:t xml:space="preserve"> and </w:t>
      </w:r>
      <w:r w:rsidR="00EB2AF0" w:rsidRPr="001936F9">
        <w:rPr>
          <w:rFonts w:eastAsiaTheme="minorEastAsia" w:cstheme="minorHAnsi"/>
        </w:rPr>
        <w:t xml:space="preserve">accelerometer range. Accelerometer range </w:t>
      </w:r>
      <w:r w:rsidR="00AE78DB" w:rsidRPr="001936F9">
        <w:rPr>
          <w:rFonts w:eastAsiaTheme="minorEastAsia" w:cstheme="minorHAnsi"/>
        </w:rPr>
        <w:t>in this project is set to 4 which means it can measure ±4g. This means it can measure any readings within this range.</w:t>
      </w:r>
      <w:r w:rsidR="00EB1FDB" w:rsidRPr="001936F9">
        <w:rPr>
          <w:rFonts w:eastAsiaTheme="minorEastAsia" w:cstheme="minorHAnsi"/>
        </w:rPr>
        <w:t xml:space="preserve"> Then</w:t>
      </w:r>
      <w:r w:rsidR="00A7164D" w:rsidRPr="001936F9">
        <w:rPr>
          <w:rFonts w:eastAsiaTheme="minorEastAsia" w:cstheme="minorHAnsi"/>
        </w:rPr>
        <w:t>,</w:t>
      </w:r>
      <w:r w:rsidR="00F25421" w:rsidRPr="001936F9">
        <w:rPr>
          <w:rFonts w:eastAsiaTheme="minorEastAsia" w:cstheme="minorHAnsi"/>
        </w:rPr>
        <w:t xml:space="preserve"> </w:t>
      </w:r>
      <w:r w:rsidR="134C6AE2" w:rsidRPr="001936F9">
        <w:rPr>
          <w:rFonts w:eastAsiaTheme="minorEastAsia" w:cstheme="minorHAnsi"/>
        </w:rPr>
        <w:t>the</w:t>
      </w:r>
      <w:r w:rsidR="00EB1FDB" w:rsidRPr="001936F9">
        <w:rPr>
          <w:rFonts w:eastAsiaTheme="minorEastAsia" w:cstheme="minorHAnsi"/>
        </w:rPr>
        <w:t xml:space="preserve"> calibration </w:t>
      </w:r>
      <w:r w:rsidR="2C85A77F" w:rsidRPr="001936F9">
        <w:rPr>
          <w:rFonts w:eastAsiaTheme="minorEastAsia" w:cstheme="minorHAnsi"/>
        </w:rPr>
        <w:t xml:space="preserve">procedure </w:t>
      </w:r>
      <w:r w:rsidR="00EB1FDB" w:rsidRPr="001936F9">
        <w:rPr>
          <w:rFonts w:eastAsiaTheme="minorEastAsia" w:cstheme="minorHAnsi"/>
        </w:rPr>
        <w:t xml:space="preserve">needs to be </w:t>
      </w:r>
      <w:r w:rsidR="00F25421" w:rsidRPr="001936F9">
        <w:rPr>
          <w:rFonts w:eastAsiaTheme="minorEastAsia" w:cstheme="minorHAnsi"/>
        </w:rPr>
        <w:t>performed</w:t>
      </w:r>
      <w:r w:rsidR="00A7164D" w:rsidRPr="001936F9">
        <w:rPr>
          <w:rFonts w:eastAsiaTheme="minorEastAsia" w:cstheme="minorHAnsi"/>
        </w:rPr>
        <w:t>. This is done by taking 100 samples at rest, then computing the offset and removing bias from readings.</w:t>
      </w:r>
      <w:r w:rsidR="003F660F" w:rsidRPr="001936F9">
        <w:rPr>
          <w:rFonts w:eastAsiaTheme="minorEastAsia" w:cstheme="minorHAnsi"/>
        </w:rPr>
        <w:t xml:space="preserve"> This is needed to prevent </w:t>
      </w:r>
      <w:r w:rsidR="0050644B" w:rsidRPr="001936F9">
        <w:rPr>
          <w:rFonts w:eastAsiaTheme="minorEastAsia" w:cstheme="minorHAnsi"/>
        </w:rPr>
        <w:t>offsets from messing up the MAE and</w:t>
      </w:r>
      <w:r w:rsidR="003F660F" w:rsidRPr="001936F9">
        <w:rPr>
          <w:rFonts w:eastAsiaTheme="minorEastAsia" w:cstheme="minorHAnsi"/>
        </w:rPr>
        <w:t xml:space="preserve"> </w:t>
      </w:r>
      <w:r w:rsidR="000A0C79" w:rsidRPr="001936F9">
        <w:rPr>
          <w:rFonts w:eastAsiaTheme="minorEastAsia" w:cstheme="minorHAnsi"/>
        </w:rPr>
        <w:t xml:space="preserve">causing false readings. </w:t>
      </w:r>
    </w:p>
    <w:p w14:paraId="24F54741" w14:textId="48076EF8" w:rsidR="0050644B" w:rsidRPr="001936F9" w:rsidRDefault="00D91F2A" w:rsidP="00AF5AB2">
      <w:pPr>
        <w:jc w:val="both"/>
        <w:rPr>
          <w:rFonts w:eastAsiaTheme="minorEastAsia" w:cstheme="minorHAnsi"/>
        </w:rPr>
      </w:pPr>
      <w:r w:rsidRPr="001936F9">
        <w:rPr>
          <w:rFonts w:eastAsiaTheme="minorEastAsia" w:cstheme="minorHAnsi"/>
        </w:rPr>
        <w:t>On start-up the system</w:t>
      </w:r>
      <w:r w:rsidR="0050644B" w:rsidRPr="001936F9">
        <w:rPr>
          <w:rFonts w:eastAsiaTheme="minorEastAsia" w:cstheme="minorHAnsi"/>
        </w:rPr>
        <w:t xml:space="preserve"> is</w:t>
      </w:r>
      <w:r w:rsidR="004E0B55" w:rsidRPr="001936F9">
        <w:rPr>
          <w:rFonts w:eastAsiaTheme="minorEastAsia" w:cstheme="minorHAnsi"/>
        </w:rPr>
        <w:t xml:space="preserve"> </w:t>
      </w:r>
      <w:r w:rsidR="00FC7568" w:rsidRPr="001936F9">
        <w:rPr>
          <w:rFonts w:eastAsiaTheme="minorEastAsia" w:cstheme="minorHAnsi"/>
        </w:rPr>
        <w:t>configured for the baud rate required</w:t>
      </w:r>
      <w:r w:rsidR="005B6609" w:rsidRPr="001936F9">
        <w:rPr>
          <w:rFonts w:eastAsiaTheme="minorEastAsia" w:cstheme="minorHAnsi"/>
        </w:rPr>
        <w:t xml:space="preserve"> for </w:t>
      </w:r>
      <w:r w:rsidR="00DF701E" w:rsidRPr="001936F9">
        <w:rPr>
          <w:rFonts w:eastAsiaTheme="minorEastAsia" w:cstheme="minorHAnsi"/>
        </w:rPr>
        <w:t xml:space="preserve">communication. </w:t>
      </w:r>
      <w:r w:rsidR="00ED00C5" w:rsidRPr="001936F9">
        <w:rPr>
          <w:rFonts w:eastAsiaTheme="minorEastAsia" w:cstheme="minorHAnsi"/>
        </w:rPr>
        <w:t>There is also the setup</w:t>
      </w:r>
      <w:r w:rsidR="00D355A3" w:rsidRPr="001936F9">
        <w:rPr>
          <w:rFonts w:eastAsiaTheme="minorEastAsia" w:cstheme="minorHAnsi"/>
        </w:rPr>
        <w:t xml:space="preserve"> of the IMU</w:t>
      </w:r>
      <w:r w:rsidR="00ED00C5" w:rsidRPr="001936F9">
        <w:rPr>
          <w:rFonts w:eastAsiaTheme="minorEastAsia" w:cstheme="minorHAnsi"/>
        </w:rPr>
        <w:t xml:space="preserve"> </w:t>
      </w:r>
      <w:r w:rsidR="001B66A2" w:rsidRPr="001936F9">
        <w:rPr>
          <w:rFonts w:eastAsiaTheme="minorEastAsia" w:cstheme="minorHAnsi"/>
        </w:rPr>
        <w:t>before a serial connection</w:t>
      </w:r>
      <w:r w:rsidR="00D355A3" w:rsidRPr="001936F9">
        <w:rPr>
          <w:rFonts w:eastAsiaTheme="minorEastAsia" w:cstheme="minorHAnsi"/>
        </w:rPr>
        <w:t xml:space="preserve"> is made</w:t>
      </w:r>
      <w:r w:rsidR="00BE0A98" w:rsidRPr="001936F9">
        <w:rPr>
          <w:rFonts w:eastAsiaTheme="minorEastAsia" w:cstheme="minorHAnsi"/>
        </w:rPr>
        <w:t xml:space="preserve">. Then it checks </w:t>
      </w:r>
      <w:r w:rsidR="00FC7568" w:rsidRPr="001936F9">
        <w:rPr>
          <w:rFonts w:eastAsiaTheme="minorEastAsia" w:cstheme="minorHAnsi"/>
        </w:rPr>
        <w:t>whether the IMU has started working and prints to the serial port to confirm or deny its operation.</w:t>
      </w:r>
      <w:r w:rsidR="00587588" w:rsidRPr="001936F9">
        <w:rPr>
          <w:rFonts w:eastAsiaTheme="minorEastAsia" w:cstheme="minorHAnsi"/>
        </w:rPr>
        <w:t xml:space="preserve"> Then it runs the</w:t>
      </w:r>
      <w:r w:rsidR="000002DC" w:rsidRPr="001936F9">
        <w:rPr>
          <w:rFonts w:eastAsiaTheme="minorEastAsia" w:cstheme="minorHAnsi"/>
        </w:rPr>
        <w:t xml:space="preserve"> calibration </w:t>
      </w:r>
      <w:r w:rsidR="001B54B9" w:rsidRPr="001936F9">
        <w:rPr>
          <w:rFonts w:eastAsiaTheme="minorEastAsia" w:cstheme="minorHAnsi"/>
        </w:rPr>
        <w:t>for the IMU and the function which resets the LSTM memory. Once those have completed</w:t>
      </w:r>
      <w:r w:rsidR="003609AB" w:rsidRPr="001936F9">
        <w:rPr>
          <w:rFonts w:eastAsiaTheme="minorEastAsia" w:cstheme="minorHAnsi"/>
        </w:rPr>
        <w:t>, it prints the architecture of the model, including the hidden states, inputs, and outputs, and lets the user know it is waiting for motion.</w:t>
      </w:r>
    </w:p>
    <w:p w14:paraId="4165C6F2" w14:textId="3461AD59" w:rsidR="006A375E" w:rsidRPr="001936F9" w:rsidRDefault="006A375E" w:rsidP="00AF5AB2">
      <w:pPr>
        <w:jc w:val="both"/>
        <w:rPr>
          <w:rFonts w:eastAsiaTheme="minorEastAsia" w:cstheme="minorHAnsi"/>
        </w:rPr>
      </w:pPr>
      <w:r w:rsidRPr="001936F9">
        <w:rPr>
          <w:rFonts w:eastAsiaTheme="minorEastAsia" w:cstheme="minorHAnsi"/>
        </w:rPr>
        <w:t>The main loop starts with a while loop</w:t>
      </w:r>
      <w:r w:rsidR="00084A01" w:rsidRPr="001936F9">
        <w:rPr>
          <w:rFonts w:eastAsiaTheme="minorEastAsia" w:cstheme="minorHAnsi"/>
        </w:rPr>
        <w:t xml:space="preserve"> that checks for motion and doesn’t continue until motion i</w:t>
      </w:r>
      <w:r w:rsidR="00173C4A" w:rsidRPr="001936F9">
        <w:rPr>
          <w:rFonts w:eastAsiaTheme="minorEastAsia" w:cstheme="minorHAnsi"/>
        </w:rPr>
        <w:t>s detected.</w:t>
      </w:r>
      <w:r w:rsidR="00505DB1" w:rsidRPr="001936F9">
        <w:rPr>
          <w:rFonts w:eastAsiaTheme="minorEastAsia" w:cstheme="minorHAnsi"/>
        </w:rPr>
        <w:t xml:space="preserve"> Once motion is detected</w:t>
      </w:r>
      <w:r w:rsidRPr="001936F9">
        <w:rPr>
          <w:rFonts w:eastAsiaTheme="minorEastAsia" w:cstheme="minorHAnsi"/>
        </w:rPr>
        <w:t>, it reads the X, Y and Z acceleration and subtracts</w:t>
      </w:r>
      <w:r w:rsidR="00505DB1" w:rsidRPr="001936F9">
        <w:rPr>
          <w:rFonts w:eastAsiaTheme="minorEastAsia" w:cstheme="minorHAnsi"/>
        </w:rPr>
        <w:t xml:space="preserve"> the offset</w:t>
      </w:r>
      <w:r w:rsidR="003A2C81" w:rsidRPr="001936F9">
        <w:rPr>
          <w:rFonts w:eastAsiaTheme="minorEastAsia" w:cstheme="minorHAnsi"/>
        </w:rPr>
        <w:t xml:space="preserve">. It then </w:t>
      </w:r>
      <w:r w:rsidRPr="001936F9">
        <w:rPr>
          <w:rFonts w:eastAsiaTheme="minorEastAsia" w:cstheme="minorHAnsi"/>
        </w:rPr>
        <w:t>normalises</w:t>
      </w:r>
      <w:r w:rsidR="00CE58C0" w:rsidRPr="001936F9">
        <w:rPr>
          <w:rFonts w:eastAsiaTheme="minorEastAsia" w:cstheme="minorHAnsi"/>
        </w:rPr>
        <w:t xml:space="preserve"> each axis into a range of 0 to 1 </w:t>
      </w:r>
      <w:r w:rsidR="005876F8" w:rsidRPr="001936F9">
        <w:rPr>
          <w:rFonts w:eastAsiaTheme="minorEastAsia" w:cstheme="minorHAnsi"/>
        </w:rPr>
        <w:t>based on the range. It then stores the normalised input into inputSequence</w:t>
      </w:r>
      <w:r w:rsidR="002F15B9" w:rsidRPr="001936F9">
        <w:rPr>
          <w:rFonts w:eastAsiaTheme="minorEastAsia" w:cstheme="minorHAnsi"/>
        </w:rPr>
        <w:t xml:space="preserve">. These </w:t>
      </w:r>
      <w:r w:rsidRPr="001936F9">
        <w:rPr>
          <w:rFonts w:eastAsiaTheme="minorEastAsia" w:cstheme="minorHAnsi"/>
        </w:rPr>
        <w:t>normalised values are run through the LS</w:t>
      </w:r>
      <w:r w:rsidR="00580FCC" w:rsidRPr="001936F9">
        <w:rPr>
          <w:rFonts w:eastAsiaTheme="minorEastAsia" w:cstheme="minorHAnsi"/>
        </w:rPr>
        <w:t>TM</w:t>
      </w:r>
      <w:r w:rsidRPr="001936F9">
        <w:rPr>
          <w:rFonts w:eastAsiaTheme="minorEastAsia" w:cstheme="minorHAnsi"/>
        </w:rPr>
        <w:t xml:space="preserve"> and then </w:t>
      </w:r>
      <w:r w:rsidR="00580FCC" w:rsidRPr="001936F9">
        <w:rPr>
          <w:rFonts w:eastAsiaTheme="minorEastAsia" w:cstheme="minorHAnsi"/>
        </w:rPr>
        <w:t xml:space="preserve">the </w:t>
      </w:r>
      <w:r w:rsidRPr="001936F9">
        <w:rPr>
          <w:rFonts w:eastAsiaTheme="minorEastAsia" w:cstheme="minorHAnsi"/>
        </w:rPr>
        <w:t>fully connected</w:t>
      </w:r>
      <w:r w:rsidR="00367DC3" w:rsidRPr="001936F9">
        <w:rPr>
          <w:rFonts w:eastAsiaTheme="minorEastAsia" w:cstheme="minorHAnsi"/>
        </w:rPr>
        <w:t xml:space="preserve"> layer. The output is then </w:t>
      </w:r>
      <w:r w:rsidR="00F25421" w:rsidRPr="001936F9">
        <w:rPr>
          <w:rFonts w:eastAsiaTheme="minorEastAsia" w:cstheme="minorHAnsi"/>
        </w:rPr>
        <w:t>sorted into an</w:t>
      </w:r>
      <w:r w:rsidR="00367DC3" w:rsidRPr="001936F9">
        <w:rPr>
          <w:rFonts w:eastAsiaTheme="minorEastAsia" w:cstheme="minorHAnsi"/>
        </w:rPr>
        <w:t xml:space="preserve"> output sequence. </w:t>
      </w:r>
    </w:p>
    <w:p w14:paraId="01D22CDD" w14:textId="1B0E7A46" w:rsidR="003609AB" w:rsidRPr="001936F9" w:rsidRDefault="00367DC3" w:rsidP="00AF5AB2">
      <w:pPr>
        <w:jc w:val="both"/>
        <w:rPr>
          <w:rFonts w:eastAsiaTheme="minorEastAsia" w:cstheme="minorHAnsi"/>
        </w:rPr>
      </w:pPr>
      <w:r w:rsidRPr="001936F9">
        <w:rPr>
          <w:rFonts w:eastAsiaTheme="minorEastAsia" w:cstheme="minorHAnsi"/>
        </w:rPr>
        <w:t>Once 120 samples are collected</w:t>
      </w:r>
      <w:r w:rsidR="00580FCC" w:rsidRPr="001936F9">
        <w:rPr>
          <w:rFonts w:eastAsiaTheme="minorEastAsia" w:cstheme="minorHAnsi"/>
        </w:rPr>
        <w:t>, it calls the analyseMotion() function,</w:t>
      </w:r>
      <w:r w:rsidR="0067414F" w:rsidRPr="001936F9">
        <w:rPr>
          <w:rFonts w:eastAsiaTheme="minorEastAsia" w:cstheme="minorHAnsi"/>
        </w:rPr>
        <w:t xml:space="preserve"> which computes the MAE and compares it to the </w:t>
      </w:r>
      <w:r w:rsidR="00AD4E0E" w:rsidRPr="001936F9">
        <w:rPr>
          <w:rFonts w:eastAsiaTheme="minorEastAsia" w:cstheme="minorHAnsi"/>
        </w:rPr>
        <w:t>MAE threshold. Then</w:t>
      </w:r>
      <w:r w:rsidR="00580FCC" w:rsidRPr="001936F9">
        <w:rPr>
          <w:rFonts w:eastAsiaTheme="minorEastAsia" w:cstheme="minorHAnsi"/>
        </w:rPr>
        <w:t>, when it does this five times, it then compares the amount of the correct and incorrect motions and uses that to see if there is a potential issue, a minor issue, a</w:t>
      </w:r>
      <w:r w:rsidR="00A076DB" w:rsidRPr="001936F9">
        <w:rPr>
          <w:rFonts w:eastAsiaTheme="minorEastAsia" w:cstheme="minorHAnsi"/>
        </w:rPr>
        <w:t xml:space="preserve"> major issue or if it is working correc</w:t>
      </w:r>
      <w:r w:rsidR="006A375E" w:rsidRPr="001936F9">
        <w:rPr>
          <w:rFonts w:eastAsiaTheme="minorEastAsia" w:cstheme="minorHAnsi"/>
        </w:rPr>
        <w:t>tly.</w:t>
      </w:r>
      <w:r w:rsidR="00456771" w:rsidRPr="001936F9">
        <w:rPr>
          <w:rFonts w:eastAsiaTheme="minorEastAsia" w:cstheme="minorHAnsi"/>
        </w:rPr>
        <w:t xml:space="preserve"> It does this by </w:t>
      </w:r>
      <w:r w:rsidR="000557AA" w:rsidRPr="001936F9">
        <w:rPr>
          <w:rFonts w:eastAsiaTheme="minorEastAsia" w:cstheme="minorHAnsi"/>
        </w:rPr>
        <w:t>assigning a score of +1 to positive results and -1 to negative results</w:t>
      </w:r>
      <w:r w:rsidR="00456771" w:rsidRPr="001936F9">
        <w:rPr>
          <w:rFonts w:eastAsiaTheme="minorEastAsia" w:cstheme="minorHAnsi"/>
        </w:rPr>
        <w:t>.</w:t>
      </w:r>
      <w:commentRangeStart w:id="41"/>
      <w:commentRangeStart w:id="42"/>
      <w:r w:rsidR="00456771" w:rsidRPr="001936F9">
        <w:rPr>
          <w:rFonts w:eastAsiaTheme="minorEastAsia" w:cstheme="minorHAnsi"/>
        </w:rPr>
        <w:t xml:space="preserve"> Then a switch statement sees what the score is and gives the results based on this </w:t>
      </w:r>
      <w:r w:rsidR="00456771" w:rsidRPr="001936F9">
        <w:rPr>
          <w:rFonts w:eastAsiaTheme="minorEastAsia" w:cstheme="minorHAnsi"/>
        </w:rPr>
        <w:lastRenderedPageBreak/>
        <w:t>score.</w:t>
      </w:r>
      <w:r w:rsidR="00223F26" w:rsidRPr="001936F9">
        <w:rPr>
          <w:rFonts w:eastAsiaTheme="minorEastAsia" w:cstheme="minorHAnsi"/>
        </w:rPr>
        <w:t xml:space="preserve"> </w:t>
      </w:r>
      <w:r w:rsidR="005A4C76" w:rsidRPr="001936F9">
        <w:rPr>
          <w:rFonts w:eastAsiaTheme="minorEastAsia" w:cstheme="minorHAnsi"/>
        </w:rPr>
        <w:t xml:space="preserve">This is needed as it helps to show if any continuous issues are occurring instead of </w:t>
      </w:r>
      <w:r w:rsidR="00E94F26" w:rsidRPr="001936F9">
        <w:rPr>
          <w:rFonts w:eastAsiaTheme="minorEastAsia" w:cstheme="minorHAnsi"/>
        </w:rPr>
        <w:t xml:space="preserve">intermittent </w:t>
      </w:r>
      <w:r w:rsidR="00D87D7C" w:rsidRPr="001936F9">
        <w:rPr>
          <w:rFonts w:eastAsiaTheme="minorEastAsia" w:cstheme="minorHAnsi"/>
        </w:rPr>
        <w:t>issues</w:t>
      </w:r>
      <w:r w:rsidR="00E94F26" w:rsidRPr="001936F9">
        <w:rPr>
          <w:rFonts w:eastAsiaTheme="minorEastAsia" w:cstheme="minorHAnsi"/>
        </w:rPr>
        <w:t xml:space="preserve"> </w:t>
      </w:r>
      <w:r w:rsidR="00EF2917" w:rsidRPr="001936F9">
        <w:rPr>
          <w:rFonts w:eastAsiaTheme="minorEastAsia" w:cstheme="minorHAnsi"/>
        </w:rPr>
        <w:t xml:space="preserve">or a </w:t>
      </w:r>
      <w:r w:rsidR="00E94F26" w:rsidRPr="001936F9">
        <w:rPr>
          <w:rFonts w:eastAsiaTheme="minorEastAsia" w:cstheme="minorHAnsi"/>
        </w:rPr>
        <w:t>transient fault</w:t>
      </w:r>
      <w:r w:rsidR="00EF2917" w:rsidRPr="001936F9">
        <w:rPr>
          <w:rFonts w:eastAsiaTheme="minorEastAsia" w:cstheme="minorHAnsi"/>
        </w:rPr>
        <w:t xml:space="preserve">. </w:t>
      </w:r>
      <w:commentRangeEnd w:id="41"/>
      <w:r w:rsidRPr="001936F9">
        <w:rPr>
          <w:rStyle w:val="CommentReference"/>
          <w:rFonts w:eastAsiaTheme="minorEastAsia" w:cstheme="minorHAnsi"/>
          <w:sz w:val="22"/>
          <w:szCs w:val="22"/>
        </w:rPr>
        <w:commentReference w:id="41"/>
      </w:r>
      <w:commentRangeEnd w:id="42"/>
      <w:r w:rsidRPr="001936F9">
        <w:rPr>
          <w:rStyle w:val="CommentReference"/>
          <w:rFonts w:eastAsiaTheme="minorEastAsia" w:cstheme="minorHAnsi"/>
          <w:sz w:val="22"/>
          <w:szCs w:val="22"/>
        </w:rPr>
        <w:commentReference w:id="42"/>
      </w:r>
    </w:p>
    <w:p w14:paraId="6E9D3BD7" w14:textId="644A309F" w:rsidR="00551AC8" w:rsidRPr="001936F9" w:rsidRDefault="00783CD6" w:rsidP="00AF5AB2">
      <w:pPr>
        <w:jc w:val="both"/>
        <w:rPr>
          <w:rFonts w:eastAsiaTheme="minorEastAsia" w:cstheme="minorHAnsi"/>
        </w:rPr>
      </w:pPr>
      <w:r w:rsidRPr="001936F9">
        <w:rPr>
          <w:rFonts w:eastAsiaTheme="minorEastAsia" w:cstheme="minorHAnsi"/>
        </w:rPr>
        <w:t xml:space="preserve">If </w:t>
      </w:r>
      <w:r w:rsidR="00E6170D" w:rsidRPr="001936F9">
        <w:rPr>
          <w:rFonts w:eastAsiaTheme="minorEastAsia" w:cstheme="minorHAnsi"/>
        </w:rPr>
        <w:t>(</w:t>
      </w:r>
      <w:r w:rsidR="00B45399" w:rsidRPr="001936F9">
        <w:rPr>
          <w:rFonts w:eastAsiaTheme="minorEastAsia" w:cstheme="minorHAnsi"/>
        </w:rPr>
        <w:t>sample done</w:t>
      </w:r>
      <w:r w:rsidR="00E6170D" w:rsidRPr="001936F9">
        <w:rPr>
          <w:rFonts w:eastAsiaTheme="minorEastAsia" w:cstheme="minorHAnsi"/>
        </w:rPr>
        <w:t>)</w:t>
      </w:r>
    </w:p>
    <w:p w14:paraId="337DC3C3" w14:textId="49333BED" w:rsidR="00B45399" w:rsidRPr="001936F9" w:rsidRDefault="00EA76BA" w:rsidP="00AF5AB2">
      <w:pPr>
        <w:ind w:firstLine="720"/>
        <w:jc w:val="both"/>
        <w:rPr>
          <w:rFonts w:eastAsiaTheme="minorEastAsia" w:cstheme="minorHAnsi"/>
        </w:rPr>
      </w:pPr>
      <w:r w:rsidRPr="001936F9">
        <w:rPr>
          <w:rFonts w:eastAsiaTheme="minorEastAsia" w:cstheme="minorHAnsi"/>
        </w:rPr>
        <w:t>MAE &lt; MAE threshold</w:t>
      </w:r>
      <w:r w:rsidR="00B45399" w:rsidRPr="001936F9">
        <w:rPr>
          <w:rFonts w:eastAsiaTheme="minorEastAsia" w:cstheme="minorHAnsi"/>
        </w:rPr>
        <w:t xml:space="preserve"> = result + 1</w:t>
      </w:r>
    </w:p>
    <w:p w14:paraId="50FB30D2" w14:textId="4F29981C" w:rsidR="00B45399" w:rsidRPr="001936F9" w:rsidRDefault="00EA76BA" w:rsidP="00AF5AB2">
      <w:pPr>
        <w:ind w:firstLine="720"/>
        <w:jc w:val="both"/>
        <w:rPr>
          <w:rFonts w:eastAsiaTheme="minorEastAsia" w:cstheme="minorHAnsi"/>
        </w:rPr>
      </w:pPr>
      <w:r w:rsidRPr="001936F9">
        <w:rPr>
          <w:rFonts w:eastAsiaTheme="minorEastAsia" w:cstheme="minorHAnsi"/>
        </w:rPr>
        <w:t>MAE &gt; MAE threshold</w:t>
      </w:r>
      <w:r w:rsidR="00B45399" w:rsidRPr="001936F9">
        <w:rPr>
          <w:rFonts w:eastAsiaTheme="minorEastAsia" w:cstheme="minorHAnsi"/>
        </w:rPr>
        <w:t xml:space="preserve"> = result – 1</w:t>
      </w:r>
    </w:p>
    <w:p w14:paraId="5D3B2123" w14:textId="497ED3E4" w:rsidR="00B45399" w:rsidRPr="001936F9" w:rsidRDefault="003A7DED" w:rsidP="00AF5AB2">
      <w:pPr>
        <w:jc w:val="both"/>
        <w:rPr>
          <w:rFonts w:eastAsiaTheme="minorEastAsia" w:cstheme="minorHAnsi"/>
        </w:rPr>
      </w:pPr>
      <w:r w:rsidRPr="001936F9">
        <w:rPr>
          <w:rFonts w:eastAsiaTheme="minorEastAsia" w:cstheme="minorHAnsi"/>
        </w:rPr>
        <w:t>)</w:t>
      </w:r>
    </w:p>
    <w:p w14:paraId="733674D3" w14:textId="2D2E1E82" w:rsidR="00E6170D" w:rsidRPr="001936F9" w:rsidRDefault="002A1C9A" w:rsidP="00AF5AB2">
      <w:pPr>
        <w:jc w:val="both"/>
        <w:rPr>
          <w:rFonts w:eastAsiaTheme="minorEastAsia" w:cstheme="minorHAnsi"/>
        </w:rPr>
      </w:pPr>
      <w:r w:rsidRPr="001936F9">
        <w:rPr>
          <w:rFonts w:eastAsiaTheme="minorEastAsia" w:cstheme="minorHAnsi"/>
        </w:rPr>
        <w:t>Case</w:t>
      </w:r>
      <w:r w:rsidR="00E6170D" w:rsidRPr="001936F9">
        <w:rPr>
          <w:rFonts w:eastAsiaTheme="minorEastAsia" w:cstheme="minorHAnsi"/>
        </w:rPr>
        <w:t>(</w:t>
      </w:r>
      <w:r w:rsidRPr="001936F9">
        <w:rPr>
          <w:rFonts w:eastAsiaTheme="minorEastAsia" w:cstheme="minorHAnsi"/>
        </w:rPr>
        <w:t>result)</w:t>
      </w:r>
    </w:p>
    <w:p w14:paraId="0C3CD905" w14:textId="3A799F91" w:rsidR="00B45399" w:rsidRPr="001936F9" w:rsidRDefault="00B26C0D" w:rsidP="00AF5AB2">
      <w:pPr>
        <w:ind w:left="720"/>
        <w:jc w:val="both"/>
        <w:rPr>
          <w:rFonts w:eastAsiaTheme="minorEastAsia" w:cstheme="minorHAnsi"/>
        </w:rPr>
      </w:pPr>
      <w:r w:rsidRPr="001936F9">
        <w:rPr>
          <w:rFonts w:eastAsiaTheme="minorEastAsia" w:cstheme="minorHAnsi"/>
        </w:rPr>
        <w:t>r</w:t>
      </w:r>
      <w:r w:rsidR="003A7DED" w:rsidRPr="001936F9">
        <w:rPr>
          <w:rFonts w:eastAsiaTheme="minorEastAsia" w:cstheme="minorHAnsi"/>
        </w:rPr>
        <w:t>esult = 5</w:t>
      </w:r>
    </w:p>
    <w:p w14:paraId="1DD0D848" w14:textId="412A4F97" w:rsidR="003A7DED" w:rsidRPr="001936F9" w:rsidRDefault="00112F77" w:rsidP="00AF5AB2">
      <w:pPr>
        <w:ind w:left="720" w:firstLine="720"/>
        <w:jc w:val="both"/>
        <w:rPr>
          <w:rFonts w:eastAsiaTheme="minorEastAsia" w:cstheme="minorHAnsi"/>
        </w:rPr>
      </w:pPr>
      <w:r w:rsidRPr="001936F9">
        <w:rPr>
          <w:rFonts w:eastAsiaTheme="minorEastAsia" w:cstheme="minorHAnsi"/>
        </w:rPr>
        <w:t xml:space="preserve">print </w:t>
      </w:r>
      <w:r w:rsidR="003A7DED" w:rsidRPr="001936F9">
        <w:rPr>
          <w:rFonts w:eastAsiaTheme="minorEastAsia" w:cstheme="minorHAnsi"/>
        </w:rPr>
        <w:t>“Working Correctly</w:t>
      </w:r>
      <w:r w:rsidR="00E6170D" w:rsidRPr="001936F9">
        <w:rPr>
          <w:rFonts w:eastAsiaTheme="minorEastAsia" w:cstheme="minorHAnsi"/>
        </w:rPr>
        <w:t>”</w:t>
      </w:r>
    </w:p>
    <w:p w14:paraId="744F0E34" w14:textId="102D4DD6" w:rsidR="00E6170D" w:rsidRPr="001936F9" w:rsidRDefault="00B26C0D" w:rsidP="00AF5AB2">
      <w:pPr>
        <w:ind w:left="720"/>
        <w:jc w:val="both"/>
        <w:rPr>
          <w:rFonts w:eastAsiaTheme="minorEastAsia" w:cstheme="minorHAnsi"/>
        </w:rPr>
      </w:pPr>
      <w:r w:rsidRPr="001936F9">
        <w:rPr>
          <w:rFonts w:eastAsiaTheme="minorEastAsia" w:cstheme="minorHAnsi"/>
        </w:rPr>
        <w:t>r</w:t>
      </w:r>
      <w:r w:rsidR="00E6170D" w:rsidRPr="001936F9">
        <w:rPr>
          <w:rFonts w:eastAsiaTheme="minorEastAsia" w:cstheme="minorHAnsi"/>
        </w:rPr>
        <w:t xml:space="preserve">esult = </w:t>
      </w:r>
      <w:r w:rsidR="009B0010" w:rsidRPr="001936F9">
        <w:rPr>
          <w:rFonts w:eastAsiaTheme="minorEastAsia" w:cstheme="minorHAnsi"/>
        </w:rPr>
        <w:t xml:space="preserve">4 to </w:t>
      </w:r>
      <w:r w:rsidRPr="001936F9">
        <w:rPr>
          <w:rFonts w:eastAsiaTheme="minorEastAsia" w:cstheme="minorHAnsi"/>
        </w:rPr>
        <w:t>1</w:t>
      </w:r>
    </w:p>
    <w:p w14:paraId="7677EE2C" w14:textId="244EFB43" w:rsidR="00B26C0D" w:rsidRPr="001936F9" w:rsidRDefault="00B26C0D" w:rsidP="00AF5AB2">
      <w:pPr>
        <w:ind w:left="720"/>
        <w:jc w:val="both"/>
        <w:rPr>
          <w:rFonts w:eastAsiaTheme="minorEastAsia" w:cstheme="minorHAnsi"/>
        </w:rPr>
      </w:pPr>
      <w:r w:rsidRPr="001936F9">
        <w:rPr>
          <w:rFonts w:eastAsiaTheme="minorEastAsia" w:cstheme="minorHAnsi"/>
        </w:rPr>
        <w:tab/>
      </w:r>
      <w:r w:rsidR="00112F77" w:rsidRPr="001936F9">
        <w:rPr>
          <w:rFonts w:eastAsiaTheme="minorEastAsia" w:cstheme="minorHAnsi"/>
        </w:rPr>
        <w:t xml:space="preserve">print </w:t>
      </w:r>
      <w:r w:rsidRPr="001936F9">
        <w:rPr>
          <w:rFonts w:eastAsiaTheme="minorEastAsia" w:cstheme="minorHAnsi"/>
        </w:rPr>
        <w:t>“Potential Issue”</w:t>
      </w:r>
    </w:p>
    <w:p w14:paraId="36714EAB" w14:textId="77777777" w:rsidR="004E4095" w:rsidRPr="001936F9" w:rsidRDefault="004E4095" w:rsidP="00AF5AB2">
      <w:pPr>
        <w:ind w:left="720"/>
        <w:jc w:val="both"/>
        <w:rPr>
          <w:rFonts w:eastAsiaTheme="minorEastAsia" w:cstheme="minorHAnsi"/>
        </w:rPr>
      </w:pPr>
      <w:r w:rsidRPr="001936F9">
        <w:rPr>
          <w:rFonts w:eastAsiaTheme="minorEastAsia" w:cstheme="minorHAnsi"/>
        </w:rPr>
        <w:t>r</w:t>
      </w:r>
      <w:r w:rsidR="00B26C0D" w:rsidRPr="001936F9">
        <w:rPr>
          <w:rFonts w:eastAsiaTheme="minorEastAsia" w:cstheme="minorHAnsi"/>
        </w:rPr>
        <w:t>esult =</w:t>
      </w:r>
      <w:r w:rsidRPr="001936F9">
        <w:rPr>
          <w:rFonts w:eastAsiaTheme="minorEastAsia" w:cstheme="minorHAnsi"/>
        </w:rPr>
        <w:t xml:space="preserve"> 0 to -4</w:t>
      </w:r>
    </w:p>
    <w:p w14:paraId="050942D4" w14:textId="40398BF1" w:rsidR="00765544" w:rsidRPr="001936F9" w:rsidRDefault="004E4095" w:rsidP="00AF5AB2">
      <w:pPr>
        <w:ind w:left="720"/>
        <w:jc w:val="both"/>
        <w:rPr>
          <w:rFonts w:eastAsiaTheme="minorEastAsia" w:cstheme="minorHAnsi"/>
        </w:rPr>
      </w:pPr>
      <w:r w:rsidRPr="001936F9">
        <w:rPr>
          <w:rFonts w:eastAsiaTheme="minorEastAsia" w:cstheme="minorHAnsi"/>
        </w:rPr>
        <w:tab/>
      </w:r>
      <w:r w:rsidR="00112F77" w:rsidRPr="001936F9">
        <w:rPr>
          <w:rFonts w:eastAsiaTheme="minorEastAsia" w:cstheme="minorHAnsi"/>
        </w:rPr>
        <w:t xml:space="preserve">print </w:t>
      </w:r>
      <w:r w:rsidRPr="001936F9">
        <w:rPr>
          <w:rFonts w:eastAsiaTheme="minorEastAsia" w:cstheme="minorHAnsi"/>
        </w:rPr>
        <w:t>“Issue”</w:t>
      </w:r>
    </w:p>
    <w:p w14:paraId="012B199F" w14:textId="6C68DD16" w:rsidR="00B26C0D" w:rsidRPr="001936F9" w:rsidRDefault="00765544" w:rsidP="00AF5AB2">
      <w:pPr>
        <w:ind w:left="720"/>
        <w:jc w:val="both"/>
        <w:rPr>
          <w:rFonts w:eastAsiaTheme="minorEastAsia" w:cstheme="minorHAnsi"/>
        </w:rPr>
      </w:pPr>
      <w:r w:rsidRPr="001936F9">
        <w:rPr>
          <w:rFonts w:eastAsiaTheme="minorEastAsia" w:cstheme="minorHAnsi"/>
        </w:rPr>
        <w:t>result</w:t>
      </w:r>
      <w:r w:rsidR="00B26C0D" w:rsidRPr="001936F9">
        <w:rPr>
          <w:rFonts w:eastAsiaTheme="minorEastAsia" w:cstheme="minorHAnsi"/>
        </w:rPr>
        <w:t xml:space="preserve"> </w:t>
      </w:r>
      <w:r w:rsidR="00112F77" w:rsidRPr="001936F9">
        <w:rPr>
          <w:rFonts w:eastAsiaTheme="minorEastAsia" w:cstheme="minorHAnsi"/>
        </w:rPr>
        <w:t>= 5</w:t>
      </w:r>
    </w:p>
    <w:p w14:paraId="5F9E28ED" w14:textId="4DC98C26" w:rsidR="00F41DDB" w:rsidRPr="001936F9" w:rsidRDefault="00112F77" w:rsidP="00AF5AB2">
      <w:pPr>
        <w:ind w:left="720"/>
        <w:jc w:val="both"/>
        <w:rPr>
          <w:rFonts w:eastAsiaTheme="minorEastAsia" w:cstheme="minorHAnsi"/>
        </w:rPr>
      </w:pPr>
      <w:r w:rsidRPr="001936F9">
        <w:rPr>
          <w:rFonts w:eastAsiaTheme="minorEastAsia" w:cstheme="minorHAnsi"/>
        </w:rPr>
        <w:tab/>
        <w:t>print “Major Issue</w:t>
      </w:r>
      <w:r w:rsidR="00A809F2" w:rsidRPr="001936F9">
        <w:rPr>
          <w:rFonts w:eastAsiaTheme="minorEastAsia" w:cstheme="minorHAnsi"/>
        </w:rPr>
        <w:t>”</w:t>
      </w:r>
      <w:r w:rsidR="00A809F2" w:rsidRPr="001936F9">
        <w:rPr>
          <w:rFonts w:eastAsiaTheme="minorEastAsia" w:cstheme="minorHAnsi"/>
        </w:rPr>
        <w:tab/>
      </w:r>
      <w:r w:rsidR="00A809F2" w:rsidRPr="001936F9">
        <w:rPr>
          <w:rFonts w:eastAsiaTheme="minorEastAsia" w:cstheme="minorHAnsi"/>
        </w:rPr>
        <w:tab/>
      </w:r>
      <w:r w:rsidR="00A809F2" w:rsidRPr="001936F9">
        <w:rPr>
          <w:rFonts w:eastAsiaTheme="minorEastAsia" w:cstheme="minorHAnsi"/>
        </w:rPr>
        <w:tab/>
      </w:r>
      <w:r w:rsidR="00A809F2" w:rsidRPr="001936F9">
        <w:rPr>
          <w:rFonts w:eastAsiaTheme="minorEastAsia" w:cstheme="minorHAnsi"/>
        </w:rPr>
        <w:tab/>
      </w:r>
      <w:r w:rsidR="00A809F2" w:rsidRPr="001936F9">
        <w:rPr>
          <w:rFonts w:eastAsiaTheme="minorEastAsia" w:cstheme="minorHAnsi"/>
        </w:rPr>
        <w:tab/>
      </w:r>
      <w:r w:rsidR="00A809F2" w:rsidRPr="001936F9">
        <w:rPr>
          <w:rFonts w:eastAsiaTheme="minorEastAsia" w:cstheme="minorHAnsi"/>
        </w:rPr>
        <w:tab/>
      </w:r>
      <w:r w:rsidR="002A1C9A" w:rsidRPr="001936F9">
        <w:rPr>
          <w:rFonts w:eastAsiaTheme="minorEastAsia" w:cstheme="minorHAnsi"/>
        </w:rPr>
        <w:t xml:space="preserve">  </w:t>
      </w:r>
    </w:p>
    <w:p w14:paraId="0CE38266" w14:textId="7AB9EE22" w:rsidR="00335A5C" w:rsidRPr="00AF5AB2" w:rsidRDefault="001E408B" w:rsidP="00AF5AB2">
      <w:pPr>
        <w:pStyle w:val="Caption"/>
        <w:jc w:val="both"/>
        <w:rPr>
          <w:rFonts w:eastAsiaTheme="minorEastAsia" w:cstheme="minorHAnsi"/>
          <w:color w:val="auto"/>
        </w:rPr>
      </w:pPr>
      <w:r w:rsidRPr="00AF5AB2">
        <w:rPr>
          <w:rFonts w:cstheme="minorHAnsi"/>
          <w:color w:val="auto"/>
        </w:rPr>
        <w:t xml:space="preserve">Pseudocode </w:t>
      </w:r>
      <w:r w:rsidRPr="00AF5AB2">
        <w:rPr>
          <w:rFonts w:cstheme="minorHAnsi"/>
          <w:color w:val="auto"/>
        </w:rPr>
        <w:fldChar w:fldCharType="begin"/>
      </w:r>
      <w:r w:rsidRPr="00AF5AB2">
        <w:rPr>
          <w:rFonts w:cstheme="minorHAnsi"/>
          <w:color w:val="auto"/>
        </w:rPr>
        <w:instrText xml:space="preserve"> SEQ Pseudocode \* ARABIC </w:instrText>
      </w:r>
      <w:r w:rsidRPr="00AF5AB2">
        <w:rPr>
          <w:rFonts w:cstheme="minorHAnsi"/>
          <w:color w:val="auto"/>
        </w:rPr>
        <w:fldChar w:fldCharType="separate"/>
      </w:r>
      <w:r w:rsidRPr="00AF5AB2">
        <w:rPr>
          <w:rFonts w:cstheme="minorHAnsi"/>
          <w:color w:val="auto"/>
        </w:rPr>
        <w:t>2</w:t>
      </w:r>
      <w:r w:rsidRPr="00AF5AB2">
        <w:rPr>
          <w:rFonts w:cstheme="minorHAnsi"/>
          <w:color w:val="auto"/>
        </w:rPr>
        <w:fldChar w:fldCharType="end"/>
      </w:r>
      <w:r w:rsidRPr="00AF5AB2">
        <w:rPr>
          <w:rFonts w:cstheme="minorHAnsi"/>
          <w:color w:val="auto"/>
        </w:rPr>
        <w:t>:Generalised Error</w:t>
      </w:r>
    </w:p>
    <w:p w14:paraId="7479B43A" w14:textId="572AD80E" w:rsidR="000B25ED" w:rsidRPr="00AF5AB2" w:rsidRDefault="00EF00DE" w:rsidP="177D0325">
      <w:pPr>
        <w:pStyle w:val="Heading1"/>
        <w:jc w:val="both"/>
        <w:rPr>
          <w:rFonts w:asciiTheme="minorHAnsi" w:eastAsiaTheme="minorEastAsia" w:hAnsiTheme="minorHAnsi" w:cstheme="minorBidi"/>
          <w:color w:val="auto"/>
        </w:rPr>
      </w:pPr>
      <w:bookmarkStart w:id="43" w:name="_Toc1137155110"/>
      <w:r w:rsidRPr="177D0325">
        <w:rPr>
          <w:rFonts w:asciiTheme="minorHAnsi" w:eastAsiaTheme="minorEastAsia" w:hAnsiTheme="minorHAnsi" w:cstheme="minorBidi"/>
          <w:color w:val="auto"/>
        </w:rPr>
        <w:lastRenderedPageBreak/>
        <w:t xml:space="preserve">Final </w:t>
      </w:r>
      <w:r w:rsidR="000C3886" w:rsidRPr="177D0325">
        <w:rPr>
          <w:rFonts w:asciiTheme="minorHAnsi" w:eastAsiaTheme="minorEastAsia" w:hAnsiTheme="minorHAnsi" w:cstheme="minorBidi"/>
          <w:color w:val="auto"/>
        </w:rPr>
        <w:t>Results</w:t>
      </w:r>
      <w:bookmarkEnd w:id="43"/>
    </w:p>
    <w:p w14:paraId="4B6D0E82" w14:textId="0658B849" w:rsidR="00112089" w:rsidRPr="00AF5AB2" w:rsidRDefault="00234F0A" w:rsidP="177D0325">
      <w:pPr>
        <w:pStyle w:val="Heading2"/>
        <w:jc w:val="both"/>
        <w:rPr>
          <w:rFonts w:asciiTheme="minorHAnsi" w:hAnsiTheme="minorHAnsi" w:cstheme="minorBidi"/>
          <w:color w:val="auto"/>
        </w:rPr>
      </w:pPr>
      <w:bookmarkStart w:id="44" w:name="_Toc1829345156"/>
      <w:r w:rsidRPr="00AF5AB2">
        <w:rPr>
          <w:rFonts w:asciiTheme="minorHAnsi" w:hAnsiTheme="minorHAnsi" w:cstheme="minorHAnsi"/>
          <w:noProof/>
          <w:color w:val="auto"/>
        </w:rPr>
        <w:drawing>
          <wp:anchor distT="0" distB="0" distL="114300" distR="114300" simplePos="0" relativeHeight="251658240" behindDoc="0" locked="0" layoutInCell="1" allowOverlap="1" wp14:anchorId="456D496A" wp14:editId="5027A6F7">
            <wp:simplePos x="0" y="0"/>
            <wp:positionH relativeFrom="page">
              <wp:posOffset>3019042</wp:posOffset>
            </wp:positionH>
            <wp:positionV relativeFrom="paragraph">
              <wp:posOffset>191770</wp:posOffset>
            </wp:positionV>
            <wp:extent cx="4200525" cy="7105015"/>
            <wp:effectExtent l="0" t="0" r="9525" b="635"/>
            <wp:wrapSquare wrapText="bothSides"/>
            <wp:docPr id="180983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1955" name=""/>
                    <pic:cNvPicPr/>
                  </pic:nvPicPr>
                  <pic:blipFill rotWithShape="1">
                    <a:blip r:embed="rId23">
                      <a:extLst>
                        <a:ext uri="{28A0092B-C50C-407E-A947-70E740481C1C}">
                          <a14:useLocalDpi xmlns:a14="http://schemas.microsoft.com/office/drawing/2010/main" val="0"/>
                        </a:ext>
                      </a:extLst>
                    </a:blip>
                    <a:srcRect t="1" b="195"/>
                    <a:stretch>
                      <a:fillRect/>
                    </a:stretch>
                  </pic:blipFill>
                  <pic:spPr bwMode="auto">
                    <a:xfrm>
                      <a:off x="0" y="0"/>
                      <a:ext cx="4200525" cy="7105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2089" w:rsidRPr="177D0325">
        <w:rPr>
          <w:rFonts w:asciiTheme="minorHAnsi" w:hAnsiTheme="minorHAnsi" w:cstheme="minorBidi"/>
          <w:color w:val="auto"/>
        </w:rPr>
        <w:t>IMU Results</w:t>
      </w:r>
      <w:bookmarkEnd w:id="44"/>
    </w:p>
    <w:p w14:paraId="24458452" w14:textId="0A0A5DEE" w:rsidR="000B25ED" w:rsidRPr="000B25ED" w:rsidRDefault="000B25ED" w:rsidP="00AF5AB2">
      <w:pPr>
        <w:jc w:val="both"/>
      </w:pPr>
    </w:p>
    <w:p w14:paraId="2476BCF9" w14:textId="4299ED3D" w:rsidR="00B10C83" w:rsidRDefault="00A42E5F" w:rsidP="00AF5AB2">
      <w:pPr>
        <w:jc w:val="both"/>
      </w:pPr>
      <w:r>
        <w:t xml:space="preserve">This </w:t>
      </w:r>
      <w:r w:rsidR="0093550A">
        <w:t xml:space="preserve">shows the acceleration </w:t>
      </w:r>
      <w:r w:rsidR="00AB6FAB">
        <w:t xml:space="preserve">along the three </w:t>
      </w:r>
      <w:r w:rsidR="00C743E5">
        <w:t>axes</w:t>
      </w:r>
      <w:r w:rsidR="00AB6FAB">
        <w:t xml:space="preserve"> (X, Y, and Z)</w:t>
      </w:r>
      <w:r w:rsidR="0093550A">
        <w:t xml:space="preserve"> during the </w:t>
      </w:r>
      <w:r w:rsidR="009C381A">
        <w:t xml:space="preserve">collection of </w:t>
      </w:r>
      <w:r w:rsidR="00CF7242">
        <w:t xml:space="preserve">movement data. These graphs </w:t>
      </w:r>
      <w:r w:rsidR="00DB1431">
        <w:t>show</w:t>
      </w:r>
      <w:r w:rsidR="00CF7242">
        <w:t xml:space="preserve"> </w:t>
      </w:r>
      <w:r w:rsidR="006524A8">
        <w:t>the variation</w:t>
      </w:r>
      <w:r w:rsidR="00A267B4">
        <w:t xml:space="preserve"> in data given </w:t>
      </w:r>
      <w:r w:rsidR="00654354">
        <w:t xml:space="preserve">from the movement plan and </w:t>
      </w:r>
      <w:r w:rsidR="00E900BC">
        <w:t>show</w:t>
      </w:r>
      <w:r w:rsidR="00654354">
        <w:t xml:space="preserve"> that the collection program for the data is working correctly</w:t>
      </w:r>
      <w:r w:rsidR="00801C78">
        <w:t>. Due to the frequency being 400Hz</w:t>
      </w:r>
      <w:r w:rsidR="0093550A">
        <w:t>, this means the data has 400 data points per second, and as these data points span around ten minutes in total, the graph looks like a solid block around the zero axis when the robot wasn’t accelerating in that direction,</w:t>
      </w:r>
      <w:r w:rsidR="00632350">
        <w:t xml:space="preserve"> or there was little acceleration in that direction. The Y axis is the smallest</w:t>
      </w:r>
      <w:r w:rsidR="0093550A">
        <w:t>,</w:t>
      </w:r>
      <w:r w:rsidR="00632350">
        <w:t xml:space="preserve"> as </w:t>
      </w:r>
      <w:r w:rsidR="00C12DA3">
        <w:t xml:space="preserve">the robot didn’t move up or down except for when the motion required to move </w:t>
      </w:r>
      <w:r w:rsidR="0093550A">
        <w:t>in a direction caused it to</w:t>
      </w:r>
      <w:r w:rsidR="00C12DA3">
        <w:t xml:space="preserve">.  While this may mean that </w:t>
      </w:r>
      <w:r w:rsidR="0093550A">
        <w:t>the Y axis is not necessarily needed to get a model that can detect errors, it is still used as it is a datapoint which can still show errors,</w:t>
      </w:r>
      <w:r w:rsidR="00C66CD5">
        <w:t xml:space="preserve"> </w:t>
      </w:r>
      <w:r w:rsidR="00B02E74">
        <w:t xml:space="preserve">so it can be valuable </w:t>
      </w:r>
      <w:r w:rsidR="004E3C39">
        <w:t>to keep in the model.</w:t>
      </w:r>
      <w:r w:rsidR="006524A8">
        <w:t xml:space="preserve"> </w:t>
      </w:r>
    </w:p>
    <w:p w14:paraId="00AB2A47" w14:textId="77777777" w:rsidR="00234F0A" w:rsidRDefault="00234F0A" w:rsidP="00AF5AB2">
      <w:pPr>
        <w:jc w:val="both"/>
      </w:pPr>
    </w:p>
    <w:p w14:paraId="22AB4BB5" w14:textId="77777777" w:rsidR="00234F0A" w:rsidRDefault="00234F0A" w:rsidP="00AF5AB2">
      <w:pPr>
        <w:jc w:val="both"/>
      </w:pPr>
    </w:p>
    <w:p w14:paraId="191B888C" w14:textId="77777777" w:rsidR="00234F0A" w:rsidRDefault="00234F0A" w:rsidP="00AF5AB2">
      <w:pPr>
        <w:jc w:val="both"/>
      </w:pPr>
    </w:p>
    <w:p w14:paraId="44A1A22D" w14:textId="77777777" w:rsidR="00234F0A" w:rsidRDefault="00234F0A" w:rsidP="00AF5AB2">
      <w:pPr>
        <w:jc w:val="both"/>
      </w:pPr>
    </w:p>
    <w:p w14:paraId="5150A8DE" w14:textId="77777777" w:rsidR="00234F0A" w:rsidRPr="00112089" w:rsidRDefault="00234F0A" w:rsidP="00AF5AB2">
      <w:pPr>
        <w:jc w:val="both"/>
      </w:pPr>
    </w:p>
    <w:p w14:paraId="4D6CDBC0" w14:textId="566DB103" w:rsidR="002A0A6C"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9</w:t>
      </w:r>
      <w:r w:rsidRPr="00AF5AB2">
        <w:rPr>
          <w:rFonts w:cstheme="minorHAnsi"/>
          <w:color w:val="auto"/>
        </w:rPr>
        <w:fldChar w:fldCharType="end"/>
      </w:r>
      <w:r w:rsidRPr="00AF5AB2">
        <w:rPr>
          <w:rFonts w:cstheme="minorHAnsi"/>
          <w:color w:val="auto"/>
        </w:rPr>
        <w:t>: IMU acceleration data</w:t>
      </w:r>
    </w:p>
    <w:p w14:paraId="22517008" w14:textId="6AAD6144" w:rsidR="00DB33F2" w:rsidRPr="00DB33F2" w:rsidRDefault="00DB33F2" w:rsidP="00AF5AB2">
      <w:pPr>
        <w:jc w:val="both"/>
      </w:pPr>
    </w:p>
    <w:p w14:paraId="1B01BA2F" w14:textId="545D5491" w:rsidR="002114D1" w:rsidRDefault="000D237A" w:rsidP="00AF5AB2">
      <w:pPr>
        <w:jc w:val="both"/>
      </w:pPr>
      <w:r>
        <w:rPr>
          <w:noProof/>
        </w:rPr>
        <w:lastRenderedPageBreak/>
        <w:drawing>
          <wp:inline distT="0" distB="0" distL="0" distR="0" wp14:anchorId="30EA1F1B" wp14:editId="082D8AE8">
            <wp:extent cx="5731510" cy="3027680"/>
            <wp:effectExtent l="0" t="0" r="2540" b="1270"/>
            <wp:docPr id="825234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32ABAEE6" w14:textId="08EA72F8" w:rsidR="000018E8" w:rsidRPr="00AF5AB2" w:rsidRDefault="001E408B" w:rsidP="00AF5AB2">
      <w:pPr>
        <w:pStyle w:val="Caption"/>
        <w:jc w:val="both"/>
        <w:rPr>
          <w:rFonts w:cstheme="minorHAnsi"/>
          <w:color w:val="auto"/>
        </w:rPr>
      </w:pPr>
      <w:bookmarkStart w:id="45" w:name="_Ref227787804"/>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10</w:t>
      </w:r>
      <w:r w:rsidRPr="00AF5AB2">
        <w:rPr>
          <w:rFonts w:cstheme="minorHAnsi"/>
          <w:color w:val="auto"/>
        </w:rPr>
        <w:fldChar w:fldCharType="end"/>
      </w:r>
      <w:r w:rsidRPr="00AF5AB2">
        <w:rPr>
          <w:rFonts w:cstheme="minorHAnsi"/>
          <w:color w:val="auto"/>
        </w:rPr>
        <w:t>: Epoch training and test loss graph</w:t>
      </w:r>
      <w:bookmarkEnd w:id="45"/>
    </w:p>
    <w:p w14:paraId="0F39CBA1" w14:textId="4E3DC91F" w:rsidR="001D1F50" w:rsidRDefault="00DC7D9D" w:rsidP="00AF5AB2">
      <w:pPr>
        <w:jc w:val="both"/>
      </w:pPr>
      <w:r>
        <w:t xml:space="preserve">As shown </w:t>
      </w:r>
      <w:r w:rsidR="00CE59DA">
        <w:t>in</w:t>
      </w:r>
      <w:r w:rsidR="000318C7">
        <w:t xml:space="preserve"> the graph </w:t>
      </w:r>
      <w:r w:rsidR="00A44E3A">
        <w:t>above</w:t>
      </w:r>
      <w:r w:rsidR="00D53823">
        <w:t>, as the epochs continue</w:t>
      </w:r>
      <w:r w:rsidR="00D06FAD">
        <w:t>, there is an initial drop in training loss,</w:t>
      </w:r>
      <w:r w:rsidR="00AF043D">
        <w:t xml:space="preserve"> and test loss decreases almost exponentially</w:t>
      </w:r>
      <w:r w:rsidR="00B92903">
        <w:t xml:space="preserve"> for the first few epochs</w:t>
      </w:r>
      <w:r w:rsidR="00AF043D">
        <w:t xml:space="preserve">. It then decreases </w:t>
      </w:r>
      <w:r w:rsidR="002E37B8">
        <w:t xml:space="preserve">at a slower rate until it reaches a </w:t>
      </w:r>
      <w:r w:rsidR="00AC1C50">
        <w:t>plateau</w:t>
      </w:r>
      <w:r w:rsidR="002E37B8">
        <w:t xml:space="preserve"> in training loss around </w:t>
      </w:r>
      <w:r w:rsidR="009D1BBB">
        <w:t xml:space="preserve">20 epochs. </w:t>
      </w:r>
      <w:r w:rsidR="0053262F">
        <w:t xml:space="preserve">Test loss </w:t>
      </w:r>
      <w:r w:rsidR="00F3405E">
        <w:t xml:space="preserve">kept steady through the epochs after </w:t>
      </w:r>
      <w:r w:rsidR="00374E0C">
        <w:t>an initial decrease</w:t>
      </w:r>
      <w:r w:rsidR="00D85AE2">
        <w:t>,</w:t>
      </w:r>
      <w:r w:rsidR="00374E0C">
        <w:t xml:space="preserve"> with only slight</w:t>
      </w:r>
      <w:r w:rsidR="00F3405E">
        <w:t xml:space="preserve"> changes </w:t>
      </w:r>
      <w:r w:rsidR="003C5A44">
        <w:t>through the multiple epochs</w:t>
      </w:r>
      <w:r w:rsidR="00584F6C">
        <w:t xml:space="preserve">. The total decrease in test loss </w:t>
      </w:r>
      <w:r w:rsidR="00D0447B">
        <w:t>was</w:t>
      </w:r>
      <w:r w:rsidR="00EE4D68">
        <w:t xml:space="preserve"> 16.6% rounded reduction </w:t>
      </w:r>
      <w:r w:rsidR="008923D1">
        <w:t>in loss from the first epoch to the last,</w:t>
      </w:r>
      <w:r w:rsidR="004871E0">
        <w:t xml:space="preserve"> and there was a </w:t>
      </w:r>
      <w:r w:rsidR="00951E35">
        <w:t xml:space="preserve">21.1% rounded reduction in loss </w:t>
      </w:r>
      <w:r w:rsidR="00F359BE">
        <w:t>from the first to the second</w:t>
      </w:r>
      <w:r w:rsidR="00484BEA">
        <w:t>. The figures used to calculate the reduction i</w:t>
      </w:r>
      <w:r w:rsidR="004B2360">
        <w:t>n loss</w:t>
      </w:r>
      <w:r w:rsidR="00035BAA">
        <w:t xml:space="preserve"> are shown </w:t>
      </w:r>
      <w:r w:rsidR="00F45A6C">
        <w:t xml:space="preserve">in </w:t>
      </w:r>
      <w:r w:rsidR="001D5316" w:rsidRPr="00AF5AB2">
        <w:rPr>
          <w:rFonts w:cstheme="minorHAnsi"/>
        </w:rPr>
        <w:fldChar w:fldCharType="begin"/>
      </w:r>
      <w:r w:rsidR="001D5316" w:rsidRPr="00AF5AB2">
        <w:rPr>
          <w:rFonts w:cstheme="minorHAnsi"/>
        </w:rPr>
        <w:instrText xml:space="preserve"> REF _Ref227787926 \h </w:instrText>
      </w:r>
      <w:r w:rsidR="001936F9" w:rsidRPr="00AF5AB2">
        <w:rPr>
          <w:rFonts w:cstheme="minorHAnsi"/>
        </w:rPr>
        <w:instrText xml:space="preserve"> \* MERGEFORMAT </w:instrText>
      </w:r>
      <w:r w:rsidR="001D5316" w:rsidRPr="00AF5AB2">
        <w:rPr>
          <w:rFonts w:cstheme="minorHAnsi"/>
        </w:rPr>
      </w:r>
      <w:r w:rsidR="001D5316" w:rsidRPr="00AF5AB2">
        <w:rPr>
          <w:rFonts w:cstheme="minorHAnsi"/>
        </w:rPr>
        <w:fldChar w:fldCharType="separate"/>
      </w:r>
      <w:r w:rsidR="001D5316" w:rsidRPr="00AF5AB2">
        <w:rPr>
          <w:rFonts w:cstheme="minorHAnsi"/>
        </w:rPr>
        <w:t xml:space="preserve">Figure </w:t>
      </w:r>
      <w:r w:rsidR="001D5316" w:rsidRPr="00AF5AB2">
        <w:rPr>
          <w:rFonts w:cstheme="minorHAnsi"/>
          <w:noProof/>
        </w:rPr>
        <w:t>8</w:t>
      </w:r>
      <w:r w:rsidR="001D5316" w:rsidRPr="00AF5AB2">
        <w:rPr>
          <w:rFonts w:cstheme="minorHAnsi"/>
        </w:rPr>
        <w:t xml:space="preserve"> Model training epoch example</w:t>
      </w:r>
      <w:r w:rsidR="001D5316" w:rsidRPr="00AF5AB2">
        <w:rPr>
          <w:rFonts w:cstheme="minorHAnsi"/>
        </w:rPr>
        <w:fldChar w:fldCharType="end"/>
      </w:r>
      <w:r w:rsidR="00F359BE" w:rsidRPr="00AF5AB2">
        <w:rPr>
          <w:rFonts w:cstheme="minorHAnsi"/>
        </w:rPr>
        <w:t>.</w:t>
      </w:r>
      <w:r w:rsidR="00F359BE">
        <w:t xml:space="preserve"> This shows that </w:t>
      </w:r>
      <w:r w:rsidR="00887C64">
        <w:t>an epoch of around 50</w:t>
      </w:r>
      <w:r w:rsidR="008923D1">
        <w:t>, or even 30, would be sufficient for</w:t>
      </w:r>
      <w:r w:rsidR="00887C64">
        <w:t xml:space="preserve"> training a model of this type</w:t>
      </w:r>
      <w:r w:rsidR="00662707">
        <w:t xml:space="preserve">. </w:t>
      </w:r>
    </w:p>
    <w:p w14:paraId="5E9DBF82" w14:textId="3024C9F5" w:rsidR="001E408B" w:rsidRPr="00AF5AB2" w:rsidRDefault="001E408B" w:rsidP="177D0325">
      <w:pPr>
        <w:pStyle w:val="Heading2"/>
        <w:jc w:val="both"/>
        <w:rPr>
          <w:rFonts w:asciiTheme="minorHAnsi" w:hAnsiTheme="minorHAnsi" w:cstheme="minorBidi"/>
          <w:color w:val="auto"/>
        </w:rPr>
      </w:pPr>
      <w:bookmarkStart w:id="46" w:name="_Toc771360932"/>
      <w:r w:rsidRPr="177D0325">
        <w:rPr>
          <w:rFonts w:asciiTheme="minorHAnsi" w:hAnsiTheme="minorHAnsi" w:cstheme="minorBidi"/>
          <w:color w:val="auto"/>
        </w:rPr>
        <w:t>Training Results</w:t>
      </w:r>
      <w:bookmarkEnd w:id="46"/>
    </w:p>
    <w:p w14:paraId="0226EAC9" w14:textId="36A90149" w:rsidR="001D1F50" w:rsidRDefault="003A2B9F" w:rsidP="00AF5AB2">
      <w:pPr>
        <w:jc w:val="both"/>
      </w:pPr>
      <w:r w:rsidRPr="003A2B9F">
        <w:rPr>
          <w:noProof/>
        </w:rPr>
        <w:drawing>
          <wp:inline distT="0" distB="0" distL="0" distR="0" wp14:anchorId="6F04757C" wp14:editId="39F572F3">
            <wp:extent cx="3390900" cy="941247"/>
            <wp:effectExtent l="0" t="0" r="0" b="0"/>
            <wp:docPr id="155144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3994" name=""/>
                    <pic:cNvPicPr/>
                  </pic:nvPicPr>
                  <pic:blipFill>
                    <a:blip r:embed="rId25"/>
                    <a:stretch>
                      <a:fillRect/>
                    </a:stretch>
                  </pic:blipFill>
                  <pic:spPr>
                    <a:xfrm>
                      <a:off x="0" y="0"/>
                      <a:ext cx="3440416" cy="954992"/>
                    </a:xfrm>
                    <a:prstGeom prst="rect">
                      <a:avLst/>
                    </a:prstGeom>
                  </pic:spPr>
                </pic:pic>
              </a:graphicData>
            </a:graphic>
          </wp:inline>
        </w:drawing>
      </w:r>
    </w:p>
    <w:p w14:paraId="16F3B545" w14:textId="58D3F90D" w:rsidR="00243455"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11</w:t>
      </w:r>
      <w:r w:rsidRPr="00AF5AB2">
        <w:rPr>
          <w:rFonts w:cstheme="minorHAnsi"/>
          <w:color w:val="auto"/>
        </w:rPr>
        <w:fldChar w:fldCharType="end"/>
      </w:r>
      <w:r w:rsidRPr="00AF5AB2">
        <w:rPr>
          <w:rFonts w:cstheme="minorHAnsi"/>
          <w:color w:val="auto"/>
        </w:rPr>
        <w:t>: Test Metrics</w:t>
      </w:r>
      <w:r w:rsidR="00064AD9" w:rsidRPr="00AF5AB2">
        <w:rPr>
          <w:rFonts w:cstheme="minorHAnsi"/>
          <w:color w:val="auto"/>
        </w:rPr>
        <w:t xml:space="preserve">a </w:t>
      </w:r>
    </w:p>
    <w:p w14:paraId="71D247E6" w14:textId="2361E58C" w:rsidR="003A2B9F" w:rsidRDefault="00D24CCF" w:rsidP="00AF5AB2">
      <w:pPr>
        <w:jc w:val="both"/>
      </w:pPr>
      <w:r>
        <w:rPr>
          <w:noProof/>
        </w:rPr>
        <w:lastRenderedPageBreak/>
        <w:drawing>
          <wp:inline distT="0" distB="0" distL="0" distR="0" wp14:anchorId="68978E73" wp14:editId="7939892A">
            <wp:extent cx="5731510" cy="5731510"/>
            <wp:effectExtent l="0" t="0" r="2540" b="2540"/>
            <wp:docPr id="64541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425ECB1" w14:textId="6D3271D5" w:rsidR="001D1F50"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12</w:t>
      </w:r>
      <w:r w:rsidRPr="00AF5AB2">
        <w:rPr>
          <w:rFonts w:cstheme="minorHAnsi"/>
          <w:color w:val="auto"/>
        </w:rPr>
        <w:fldChar w:fldCharType="end"/>
      </w:r>
      <w:r w:rsidRPr="00AF5AB2">
        <w:rPr>
          <w:rFonts w:cstheme="minorHAnsi"/>
          <w:color w:val="auto"/>
        </w:rPr>
        <w:t>: Test predictions vs actual value graphs</w:t>
      </w:r>
    </w:p>
    <w:p w14:paraId="170CD744" w14:textId="77777777" w:rsidR="001E408B" w:rsidRPr="001E408B" w:rsidRDefault="001E408B" w:rsidP="00AF5AB2">
      <w:pPr>
        <w:jc w:val="both"/>
      </w:pPr>
    </w:p>
    <w:p w14:paraId="14C82915" w14:textId="13B2DB72" w:rsidR="002961BB" w:rsidRDefault="002961BB" w:rsidP="00AF5AB2">
      <w:pPr>
        <w:jc w:val="both"/>
      </w:pPr>
      <w:r w:rsidRPr="002961BB">
        <w:rPr>
          <w:noProof/>
        </w:rPr>
        <w:drawing>
          <wp:inline distT="0" distB="0" distL="0" distR="0" wp14:anchorId="4F9965E7" wp14:editId="4AE71F51">
            <wp:extent cx="3724795" cy="847843"/>
            <wp:effectExtent l="0" t="0" r="9525" b="9525"/>
            <wp:docPr id="18133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118" name=""/>
                    <pic:cNvPicPr/>
                  </pic:nvPicPr>
                  <pic:blipFill>
                    <a:blip r:embed="rId27"/>
                    <a:stretch>
                      <a:fillRect/>
                    </a:stretch>
                  </pic:blipFill>
                  <pic:spPr>
                    <a:xfrm>
                      <a:off x="0" y="0"/>
                      <a:ext cx="3724795" cy="847843"/>
                    </a:xfrm>
                    <a:prstGeom prst="rect">
                      <a:avLst/>
                    </a:prstGeom>
                  </pic:spPr>
                </pic:pic>
              </a:graphicData>
            </a:graphic>
          </wp:inline>
        </w:drawing>
      </w:r>
    </w:p>
    <w:p w14:paraId="56E33017" w14:textId="1600430D" w:rsidR="00B95DE4"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13</w:t>
      </w:r>
      <w:r w:rsidRPr="00AF5AB2">
        <w:rPr>
          <w:rFonts w:cstheme="minorHAnsi"/>
          <w:color w:val="auto"/>
        </w:rPr>
        <w:fldChar w:fldCharType="end"/>
      </w:r>
      <w:r w:rsidRPr="00AF5AB2">
        <w:rPr>
          <w:rFonts w:cstheme="minorHAnsi"/>
          <w:color w:val="auto"/>
        </w:rPr>
        <w:t>: Validation Metrics</w:t>
      </w:r>
    </w:p>
    <w:p w14:paraId="713EE8F1" w14:textId="77777777" w:rsidR="00B95DE4" w:rsidRDefault="002114D1" w:rsidP="00AF5AB2">
      <w:pPr>
        <w:jc w:val="both"/>
      </w:pPr>
      <w:r>
        <w:rPr>
          <w:noProof/>
        </w:rPr>
        <w:lastRenderedPageBreak/>
        <w:drawing>
          <wp:inline distT="0" distB="0" distL="0" distR="0" wp14:anchorId="29225448" wp14:editId="08F34F65">
            <wp:extent cx="5731510" cy="5735320"/>
            <wp:effectExtent l="0" t="0" r="2540" b="0"/>
            <wp:docPr id="150302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5735320"/>
                    </a:xfrm>
                    <a:prstGeom prst="rect">
                      <a:avLst/>
                    </a:prstGeom>
                    <a:noFill/>
                    <a:ln>
                      <a:noFill/>
                    </a:ln>
                  </pic:spPr>
                </pic:pic>
              </a:graphicData>
            </a:graphic>
          </wp:inline>
        </w:drawing>
      </w:r>
    </w:p>
    <w:p w14:paraId="703693E0" w14:textId="05CA12A7" w:rsidR="001E408B"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14</w:t>
      </w:r>
      <w:r w:rsidRPr="00AF5AB2">
        <w:rPr>
          <w:rFonts w:cstheme="minorHAnsi"/>
          <w:color w:val="auto"/>
        </w:rPr>
        <w:fldChar w:fldCharType="end"/>
      </w:r>
      <w:r w:rsidRPr="00AF5AB2">
        <w:rPr>
          <w:rFonts w:cstheme="minorHAnsi"/>
          <w:color w:val="auto"/>
        </w:rPr>
        <w:t>: Validation predicted vs actual value graphs</w:t>
      </w:r>
    </w:p>
    <w:p w14:paraId="16260666" w14:textId="0DBEEA7E" w:rsidR="00030F6D" w:rsidRDefault="00EE5DA7" w:rsidP="00AF5AB2">
      <w:pPr>
        <w:jc w:val="both"/>
      </w:pPr>
      <w:r>
        <w:t xml:space="preserve">As </w:t>
      </w:r>
      <w:r w:rsidR="00B2559F">
        <w:t xml:space="preserve">shown </w:t>
      </w:r>
      <w:r w:rsidR="00D85AE2">
        <w:t xml:space="preserve">in the metrics and graphs for both the test and validation sets, this model is performing well in both </w:t>
      </w:r>
      <w:r w:rsidR="00B454A0">
        <w:t xml:space="preserve">prediction and calibration. This is seen through </w:t>
      </w:r>
      <w:r w:rsidR="00F962E8">
        <w:t xml:space="preserve">the MSE </w:t>
      </w:r>
      <w:r w:rsidR="00B61D8E">
        <w:t>being zero; this is most likely</w:t>
      </w:r>
      <w:r w:rsidR="007D13A9">
        <w:t xml:space="preserve"> due to the number being small enough </w:t>
      </w:r>
      <w:r w:rsidR="00B61D8E">
        <w:t xml:space="preserve">that it is rounded to zero. </w:t>
      </w:r>
      <w:r w:rsidR="00044B22">
        <w:t xml:space="preserve">This shows that both are </w:t>
      </w:r>
      <w:r w:rsidR="005401B4">
        <w:t>being predicted very closely</w:t>
      </w:r>
      <w:r w:rsidR="00CE6381">
        <w:t>,</w:t>
      </w:r>
      <w:r w:rsidR="005401B4">
        <w:t xml:space="preserve"> </w:t>
      </w:r>
      <w:r w:rsidR="00CE6381">
        <w:t xml:space="preserve">indicating that the model is </w:t>
      </w:r>
      <w:r w:rsidR="00D85AE2">
        <w:t>accurately predicting the values</w:t>
      </w:r>
      <w:r w:rsidR="005401B4">
        <w:t xml:space="preserve">. This is also </w:t>
      </w:r>
      <w:r w:rsidR="00895E11">
        <w:t>evident in the MAE, which measures the difference</w:t>
      </w:r>
      <w:r w:rsidR="005401B4">
        <w:t xml:space="preserve"> between the predicted and true value</w:t>
      </w:r>
      <w:r w:rsidR="00C75919">
        <w:t>s. For the test set</w:t>
      </w:r>
      <w:r w:rsidR="00CE6381">
        <w:t xml:space="preserve">, </w:t>
      </w:r>
      <w:r w:rsidR="00895E11">
        <w:t>the MAE is 0.003; for the validation set, it</w:t>
      </w:r>
      <w:r w:rsidR="00D2475A">
        <w:t xml:space="preserve"> is 0.0029</w:t>
      </w:r>
      <w:r w:rsidR="00967F02">
        <w:t xml:space="preserve">. Just like </w:t>
      </w:r>
      <w:r w:rsidR="002369B2">
        <w:t xml:space="preserve">the </w:t>
      </w:r>
      <w:r w:rsidR="00D219B9">
        <w:t>MSE</w:t>
      </w:r>
      <w:r w:rsidR="00CE6381">
        <w:t>,</w:t>
      </w:r>
      <w:r w:rsidR="00D219B9">
        <w:t xml:space="preserve"> this shows a good</w:t>
      </w:r>
      <w:r w:rsidR="00C06DE4">
        <w:t xml:space="preserve"> predictive </w:t>
      </w:r>
      <w:r w:rsidR="003A7816">
        <w:t>power and accuracy</w:t>
      </w:r>
      <w:r w:rsidR="00F57E23">
        <w:t xml:space="preserve">. The R-squared error </w:t>
      </w:r>
      <w:r w:rsidR="00895E11">
        <w:t xml:space="preserve">indicates good generalisation, as it is 0.95 rather than 1, which would suggest the model is not </w:t>
      </w:r>
      <w:r w:rsidR="00CE6381">
        <w:t xml:space="preserve">overfitting. However, </w:t>
      </w:r>
      <w:r w:rsidR="00895E11">
        <w:t>since two different sets verify the results, this indicates that the model is predicting accurately and generalising rather than</w:t>
      </w:r>
      <w:r w:rsidR="00CE6381">
        <w:t xml:space="preserve"> overfitting to one dataset.</w:t>
      </w:r>
    </w:p>
    <w:p w14:paraId="204C3D58" w14:textId="7AAF0C75" w:rsidR="00895E11" w:rsidRDefault="00895E11" w:rsidP="00AF5AB2">
      <w:pPr>
        <w:jc w:val="both"/>
      </w:pPr>
      <w:r>
        <w:t xml:space="preserve">The graph also supports the conclusions </w:t>
      </w:r>
      <w:r w:rsidR="00DC06C8">
        <w:t xml:space="preserve">from </w:t>
      </w:r>
      <w:r w:rsidR="00814A62">
        <w:t>the metrics results</w:t>
      </w:r>
      <w:r w:rsidR="00E0135F">
        <w:t>, as from a visual inspection,</w:t>
      </w:r>
      <w:r w:rsidR="00814A62">
        <w:t xml:space="preserve"> you can see how the predicted result</w:t>
      </w:r>
      <w:r w:rsidR="00E0135F">
        <w:t xml:space="preserve"> (orange)</w:t>
      </w:r>
      <w:r w:rsidR="00814A62">
        <w:t xml:space="preserve"> is similar to the true result</w:t>
      </w:r>
      <w:r w:rsidR="00E0135F">
        <w:t xml:space="preserve"> (blue)</w:t>
      </w:r>
      <w:r w:rsidR="00814A62">
        <w:t xml:space="preserve"> without </w:t>
      </w:r>
      <w:r w:rsidR="00544203">
        <w:t xml:space="preserve">being identical </w:t>
      </w:r>
      <w:r w:rsidR="00990197">
        <w:t>to the true values.</w:t>
      </w:r>
      <w:r w:rsidR="00AE43BE">
        <w:t xml:space="preserve"> This is true for both the validation and </w:t>
      </w:r>
      <w:r w:rsidR="00112A5E">
        <w:t>test set, which also supports that there is no issue with overfitting in the model.</w:t>
      </w:r>
      <w:r w:rsidR="00FB6074">
        <w:t xml:space="preserve"> These results verify that the model has good predictive power and accuracy</w:t>
      </w:r>
      <w:r w:rsidR="00C570F9">
        <w:t xml:space="preserve">, </w:t>
      </w:r>
      <w:r w:rsidR="004015AA">
        <w:t xml:space="preserve">making it suited for deployment on the IMU. It should be able to predict values accurately </w:t>
      </w:r>
      <w:r w:rsidR="004015AA">
        <w:lastRenderedPageBreak/>
        <w:t>and detect deviations from the predicted motion, allowing the system to accurately detect when an error is occurring.</w:t>
      </w:r>
    </w:p>
    <w:p w14:paraId="3C38A7E5" w14:textId="705F2830" w:rsidR="004015AA" w:rsidRDefault="004015AA" w:rsidP="00AF5AB2">
      <w:pPr>
        <w:jc w:val="both"/>
      </w:pPr>
    </w:p>
    <w:p w14:paraId="2E6778F4" w14:textId="52C995CD" w:rsidR="004015AA" w:rsidRPr="00AF5AB2" w:rsidRDefault="004015AA" w:rsidP="177D0325">
      <w:pPr>
        <w:pStyle w:val="Heading2"/>
        <w:jc w:val="both"/>
        <w:rPr>
          <w:rFonts w:asciiTheme="minorHAnsi" w:hAnsiTheme="minorHAnsi" w:cstheme="minorBidi"/>
          <w:color w:val="auto"/>
        </w:rPr>
      </w:pPr>
      <w:bookmarkStart w:id="47" w:name="_Toc433236316"/>
      <w:r w:rsidRPr="177D0325">
        <w:rPr>
          <w:rFonts w:asciiTheme="minorHAnsi" w:hAnsiTheme="minorHAnsi" w:cstheme="minorBidi"/>
          <w:color w:val="auto"/>
        </w:rPr>
        <w:t>Deployed Model</w:t>
      </w:r>
      <w:bookmarkEnd w:id="47"/>
    </w:p>
    <w:p w14:paraId="6AA4BF9A" w14:textId="77777777" w:rsidR="00E54B2C" w:rsidRDefault="00B2559F" w:rsidP="00AF5AB2">
      <w:pPr>
        <w:jc w:val="both"/>
        <w:rPr>
          <w:noProof/>
        </w:rPr>
      </w:pPr>
      <w:r>
        <w:t xml:space="preserve"> </w:t>
      </w:r>
      <w:r w:rsidR="003A4638">
        <w:t>Three different results</w:t>
      </w:r>
      <w:r w:rsidR="0093326C">
        <w:t xml:space="preserve"> show </w:t>
      </w:r>
      <w:r w:rsidR="0029219A">
        <w:t xml:space="preserve">different results from the IMU. The first one </w:t>
      </w:r>
      <w:r w:rsidR="00553F2E">
        <w:t>shows the robot working correctly,</w:t>
      </w:r>
      <w:r w:rsidR="0029219A">
        <w:t xml:space="preserve"> with no issues introduced</w:t>
      </w:r>
      <w:r w:rsidR="00066BF4">
        <w:t xml:space="preserve">. This gives us a result of </w:t>
      </w:r>
      <w:r w:rsidR="0053041D">
        <w:t>“</w:t>
      </w:r>
      <w:r w:rsidR="00553F2E">
        <w:t>W</w:t>
      </w:r>
      <w:r w:rsidR="00066BF4">
        <w:t xml:space="preserve">orking </w:t>
      </w:r>
      <w:r w:rsidR="00553F2E">
        <w:t>C</w:t>
      </w:r>
      <w:r w:rsidR="00066BF4">
        <w:t>orrectly</w:t>
      </w:r>
      <w:r w:rsidR="0053041D">
        <w:t>”</w:t>
      </w:r>
      <w:r w:rsidR="00066BF4">
        <w:t>.</w:t>
      </w:r>
      <w:r w:rsidR="00553F2E">
        <w:t xml:space="preserve"> This is due to all five samples </w:t>
      </w:r>
      <w:r w:rsidR="00234F0A">
        <w:t>passing the MAE threshold, which in the code gives it a score of five.</w:t>
      </w:r>
      <w:r w:rsidR="00020BEC">
        <w:t xml:space="preserve"> This score </w:t>
      </w:r>
      <w:r w:rsidR="00E54B2C">
        <w:t>indicates that the robot motors are working as expected</w:t>
      </w:r>
      <w:r w:rsidR="00020BEC">
        <w:t xml:space="preserve">. </w:t>
      </w:r>
    </w:p>
    <w:p w14:paraId="7C38FFAC" w14:textId="3D11B049" w:rsidR="00FB5463" w:rsidRDefault="00E54B2C" w:rsidP="00AF5AB2">
      <w:pPr>
        <w:jc w:val="both"/>
      </w:pPr>
      <w:r w:rsidRPr="002652AA">
        <w:rPr>
          <w:noProof/>
        </w:rPr>
        <w:drawing>
          <wp:inline distT="0" distB="0" distL="0" distR="0" wp14:anchorId="6C8379D0" wp14:editId="308F715E">
            <wp:extent cx="2607260" cy="5795498"/>
            <wp:effectExtent l="0" t="0" r="3175" b="0"/>
            <wp:docPr id="134374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49792" name=""/>
                    <pic:cNvPicPr/>
                  </pic:nvPicPr>
                  <pic:blipFill>
                    <a:blip r:embed="rId29">
                      <a:extLst>
                        <a:ext uri="{28A0092B-C50C-407E-A947-70E740481C1C}">
                          <a14:useLocalDpi xmlns:a14="http://schemas.microsoft.com/office/drawing/2010/main" val="0"/>
                        </a:ext>
                      </a:extLst>
                    </a:blip>
                    <a:stretch>
                      <a:fillRect/>
                    </a:stretch>
                  </pic:blipFill>
                  <pic:spPr>
                    <a:xfrm>
                      <a:off x="0" y="0"/>
                      <a:ext cx="2609378" cy="5800207"/>
                    </a:xfrm>
                    <a:prstGeom prst="rect">
                      <a:avLst/>
                    </a:prstGeom>
                  </pic:spPr>
                </pic:pic>
              </a:graphicData>
            </a:graphic>
          </wp:inline>
        </w:drawing>
      </w:r>
    </w:p>
    <w:p w14:paraId="617D1391" w14:textId="20E45E5F" w:rsidR="00E54B2C"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15</w:t>
      </w:r>
      <w:r w:rsidRPr="00AF5AB2">
        <w:rPr>
          <w:rFonts w:cstheme="minorHAnsi"/>
          <w:color w:val="auto"/>
        </w:rPr>
        <w:fldChar w:fldCharType="end"/>
      </w:r>
      <w:r w:rsidRPr="00AF5AB2">
        <w:rPr>
          <w:rFonts w:cstheme="minorHAnsi"/>
          <w:color w:val="auto"/>
        </w:rPr>
        <w:t>: “Working Correctly” Generalised Verdict</w:t>
      </w:r>
    </w:p>
    <w:p w14:paraId="47891036" w14:textId="77777777" w:rsidR="00E54B2C" w:rsidRDefault="00357245" w:rsidP="00AF5AB2">
      <w:pPr>
        <w:jc w:val="both"/>
        <w:rPr>
          <w:noProof/>
        </w:rPr>
      </w:pPr>
      <w:r>
        <w:t xml:space="preserve">The second result is from giving one servo </w:t>
      </w:r>
      <w:r w:rsidR="008E4B24">
        <w:t>more power than the others</w:t>
      </w:r>
      <w:r w:rsidR="00EB313D">
        <w:t>,</w:t>
      </w:r>
      <w:r w:rsidR="008E4B24">
        <w:t xml:space="preserve"> </w:t>
      </w:r>
      <w:r w:rsidR="00A7084A">
        <w:t>demonstrating that it detects</w:t>
      </w:r>
      <w:r w:rsidR="00D73A9A">
        <w:t xml:space="preserve"> a motor issue. In this case motor </w:t>
      </w:r>
      <w:r w:rsidR="00EB313D">
        <w:t xml:space="preserve">is </w:t>
      </w:r>
      <w:r w:rsidR="00D73A9A">
        <w:t>being supplied with a bit too much powe</w:t>
      </w:r>
      <w:r w:rsidR="0099520F">
        <w:t xml:space="preserve">r. This gives us a </w:t>
      </w:r>
      <w:r w:rsidR="003E609D">
        <w:t>“</w:t>
      </w:r>
      <w:r w:rsidR="0099520F">
        <w:t>Potential Issue</w:t>
      </w:r>
      <w:r w:rsidR="003E609D">
        <w:t>”</w:t>
      </w:r>
      <w:r w:rsidR="0099520F">
        <w:t xml:space="preserve"> result </w:t>
      </w:r>
      <w:r w:rsidR="0053041D">
        <w:t xml:space="preserve">because the motor can still move, and some actions are mostly unaffected by this issue. </w:t>
      </w:r>
      <w:r w:rsidR="0053041D">
        <w:lastRenderedPageBreak/>
        <w:t>It</w:t>
      </w:r>
      <w:r w:rsidR="00720B99">
        <w:t xml:space="preserve"> is also only a potential issue, as there could be other reasons, such as the robot being stuck on</w:t>
      </w:r>
      <w:r w:rsidR="00604218">
        <w:t xml:space="preserve"> something</w:t>
      </w:r>
      <w:r w:rsidR="00137D42">
        <w:t xml:space="preserve"> or a similar issue</w:t>
      </w:r>
      <w:r w:rsidR="0099520F">
        <w:t>.</w:t>
      </w:r>
      <w:r w:rsidR="001C74E7">
        <w:t xml:space="preserve"> </w:t>
      </w:r>
    </w:p>
    <w:p w14:paraId="02764394" w14:textId="330AFC98" w:rsidR="003B19D3" w:rsidRDefault="00E54B2C" w:rsidP="00AF5AB2">
      <w:pPr>
        <w:jc w:val="both"/>
      </w:pPr>
      <w:r w:rsidRPr="00023040">
        <w:rPr>
          <w:noProof/>
        </w:rPr>
        <w:drawing>
          <wp:inline distT="0" distB="0" distL="0" distR="0" wp14:anchorId="6EA373DF" wp14:editId="0FA11E10">
            <wp:extent cx="2895600" cy="6153785"/>
            <wp:effectExtent l="0" t="0" r="0" b="0"/>
            <wp:docPr id="37246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64102" name=""/>
                    <pic:cNvPicPr/>
                  </pic:nvPicPr>
                  <pic:blipFill>
                    <a:blip r:embed="rId30">
                      <a:extLst>
                        <a:ext uri="{28A0092B-C50C-407E-A947-70E740481C1C}">
                          <a14:useLocalDpi xmlns:a14="http://schemas.microsoft.com/office/drawing/2010/main" val="0"/>
                        </a:ext>
                      </a:extLst>
                    </a:blip>
                    <a:stretch>
                      <a:fillRect/>
                    </a:stretch>
                  </pic:blipFill>
                  <pic:spPr>
                    <a:xfrm>
                      <a:off x="0" y="0"/>
                      <a:ext cx="2895600" cy="6153785"/>
                    </a:xfrm>
                    <a:prstGeom prst="rect">
                      <a:avLst/>
                    </a:prstGeom>
                  </pic:spPr>
                </pic:pic>
              </a:graphicData>
            </a:graphic>
          </wp:inline>
        </w:drawing>
      </w:r>
    </w:p>
    <w:p w14:paraId="18AC28B8" w14:textId="156E7907" w:rsidR="004E2F95"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16</w:t>
      </w:r>
      <w:r w:rsidRPr="00AF5AB2">
        <w:rPr>
          <w:rFonts w:cstheme="minorHAnsi"/>
          <w:color w:val="auto"/>
        </w:rPr>
        <w:fldChar w:fldCharType="end"/>
      </w:r>
      <w:r w:rsidRPr="00AF5AB2">
        <w:rPr>
          <w:rFonts w:cstheme="minorHAnsi"/>
          <w:color w:val="auto"/>
        </w:rPr>
        <w:t>: “Potential Issue” Generalised Verdict</w:t>
      </w:r>
    </w:p>
    <w:p w14:paraId="1344D45B" w14:textId="79FF4BB2" w:rsidR="00C010B1" w:rsidRDefault="001C74E7" w:rsidP="00AF5AB2">
      <w:pPr>
        <w:jc w:val="both"/>
      </w:pPr>
      <w:commentRangeStart w:id="48"/>
      <w:r>
        <w:t xml:space="preserve">Multiple motor </w:t>
      </w:r>
      <w:r w:rsidR="005B7692">
        <w:t>issues are shown in the third result,</w:t>
      </w:r>
      <w:r w:rsidR="003053AB">
        <w:t xml:space="preserve"> </w:t>
      </w:r>
      <w:r w:rsidR="00C010B1">
        <w:t>which leads the system to respond with an “Issue” verdict. This</w:t>
      </w:r>
      <w:r w:rsidR="003053AB">
        <w:t xml:space="preserve"> can be caused by m</w:t>
      </w:r>
      <w:r w:rsidR="00C010B1">
        <w:t>ultiple smaller motor issues or by a single larger motor issue.</w:t>
      </w:r>
      <w:r w:rsidR="005B7692">
        <w:t xml:space="preserve"> </w:t>
      </w:r>
      <w:r w:rsidR="00C010B1">
        <w:t>During testing,</w:t>
      </w:r>
      <w:r w:rsidR="005B7692">
        <w:t xml:space="preserve"> more than one motor is undersupplied with power,</w:t>
      </w:r>
      <w:r w:rsidR="004B0EA7">
        <w:t xml:space="preserve"> leading to </w:t>
      </w:r>
      <w:r w:rsidR="00C010B1">
        <w:t>reduced performance</w:t>
      </w:r>
      <w:r w:rsidR="004B0EA7">
        <w:t>.</w:t>
      </w:r>
      <w:r w:rsidR="003B5903">
        <w:t xml:space="preserve"> </w:t>
      </w:r>
      <w:r w:rsidR="004B0EA7">
        <w:t xml:space="preserve"> This cau</w:t>
      </w:r>
      <w:r w:rsidR="00D671FC">
        <w:t>ses multiple errors</w:t>
      </w:r>
      <w:r w:rsidR="005B7692">
        <w:t>,</w:t>
      </w:r>
      <w:r w:rsidR="00D671FC">
        <w:t xml:space="preserve"> triggering the system to show the </w:t>
      </w:r>
      <w:r w:rsidR="005B7692">
        <w:t>r</w:t>
      </w:r>
      <w:r w:rsidR="00D671FC">
        <w:t xml:space="preserve">esult </w:t>
      </w:r>
      <w:r w:rsidR="0053041D">
        <w:t>“</w:t>
      </w:r>
      <w:r w:rsidR="00D671FC">
        <w:t>Issue</w:t>
      </w:r>
      <w:r w:rsidR="0053041D">
        <w:t>”</w:t>
      </w:r>
      <w:r w:rsidR="001C3671">
        <w:t>,</w:t>
      </w:r>
      <w:r w:rsidR="00D671FC">
        <w:t xml:space="preserve"> </w:t>
      </w:r>
      <w:r w:rsidR="005B7692">
        <w:t>letting the user know that there is a serious issue with the motors.</w:t>
      </w:r>
      <w:commentRangeEnd w:id="48"/>
      <w:r>
        <w:rPr>
          <w:rStyle w:val="CommentReference"/>
          <w:sz w:val="22"/>
          <w:szCs w:val="22"/>
        </w:rPr>
        <w:commentReference w:id="48"/>
      </w:r>
    </w:p>
    <w:p w14:paraId="3648B6C5" w14:textId="39808A42" w:rsidR="00E52DE6" w:rsidRDefault="00E54B2C" w:rsidP="00AF5AB2">
      <w:pPr>
        <w:jc w:val="both"/>
      </w:pPr>
      <w:r w:rsidRPr="008211B4">
        <w:rPr>
          <w:noProof/>
        </w:rPr>
        <w:lastRenderedPageBreak/>
        <w:drawing>
          <wp:inline distT="0" distB="0" distL="0" distR="0" wp14:anchorId="71BBB89B" wp14:editId="49A5FB82">
            <wp:extent cx="2705100" cy="6191885"/>
            <wp:effectExtent l="0" t="0" r="0" b="0"/>
            <wp:docPr id="166163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3978" name=""/>
                    <pic:cNvPicPr/>
                  </pic:nvPicPr>
                  <pic:blipFill>
                    <a:blip r:embed="rId31">
                      <a:extLst>
                        <a:ext uri="{28A0092B-C50C-407E-A947-70E740481C1C}">
                          <a14:useLocalDpi xmlns:a14="http://schemas.microsoft.com/office/drawing/2010/main" val="0"/>
                        </a:ext>
                      </a:extLst>
                    </a:blip>
                    <a:stretch>
                      <a:fillRect/>
                    </a:stretch>
                  </pic:blipFill>
                  <pic:spPr>
                    <a:xfrm>
                      <a:off x="0" y="0"/>
                      <a:ext cx="2705100" cy="6191885"/>
                    </a:xfrm>
                    <a:prstGeom prst="rect">
                      <a:avLst/>
                    </a:prstGeom>
                  </pic:spPr>
                </pic:pic>
              </a:graphicData>
            </a:graphic>
          </wp:inline>
        </w:drawing>
      </w:r>
    </w:p>
    <w:p w14:paraId="2960CB91" w14:textId="0309994F" w:rsidR="001E408B"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17</w:t>
      </w:r>
      <w:r w:rsidRPr="00AF5AB2">
        <w:rPr>
          <w:rFonts w:cstheme="minorHAnsi"/>
          <w:color w:val="auto"/>
        </w:rPr>
        <w:fldChar w:fldCharType="end"/>
      </w:r>
      <w:r w:rsidRPr="00AF5AB2">
        <w:rPr>
          <w:rFonts w:cstheme="minorHAnsi"/>
          <w:color w:val="auto"/>
        </w:rPr>
        <w:t>: “Major Issue” Generalised Verdict</w:t>
      </w:r>
    </w:p>
    <w:p w14:paraId="532B4EB8" w14:textId="577472B1" w:rsidR="00E54B2C" w:rsidRDefault="003B2E40" w:rsidP="00AF5AB2">
      <w:pPr>
        <w:jc w:val="both"/>
        <w:rPr>
          <w:noProof/>
        </w:rPr>
      </w:pPr>
      <w:r>
        <w:t xml:space="preserve">There is also </w:t>
      </w:r>
      <w:r w:rsidR="008211B4">
        <w:t>“Major Issue”</w:t>
      </w:r>
      <w:r w:rsidR="0052167C">
        <w:t xml:space="preserve"> result. This occurs when you have issues with several motors at once</w:t>
      </w:r>
      <w:r w:rsidR="00EB0422">
        <w:t>. During experimentation, multiple motors were undersupplied with power, resulting in</w:t>
      </w:r>
      <w:r w:rsidR="00103224">
        <w:t xml:space="preserve"> a serious issue. </w:t>
      </w:r>
      <w:r w:rsidR="00A966D6">
        <w:t>In my opinion, i</w:t>
      </w:r>
      <w:r w:rsidR="00103224">
        <w:t xml:space="preserve">f this </w:t>
      </w:r>
      <w:r w:rsidR="00736BE4">
        <w:t>were deployed, this result should be connected to a power-off sequence to prevent any issues, especially if it were</w:t>
      </w:r>
      <w:r w:rsidR="005568D5">
        <w:t xml:space="preserve"> deployed in </w:t>
      </w:r>
      <w:r w:rsidR="007D53CE">
        <w:t>the</w:t>
      </w:r>
      <w:r w:rsidR="005568D5">
        <w:t xml:space="preserve"> manufacturing</w:t>
      </w:r>
      <w:r w:rsidR="007D53CE">
        <w:t xml:space="preserve"> sector</w:t>
      </w:r>
      <w:r w:rsidR="00E52DE6">
        <w:t xml:space="preserve">, where a major issue could cause risk to products or even cause harm to </w:t>
      </w:r>
      <w:r w:rsidR="00EF334D">
        <w:t>someone.</w:t>
      </w:r>
    </w:p>
    <w:p w14:paraId="58760B15" w14:textId="1A734503" w:rsidR="00787B23" w:rsidRDefault="00E54B2C" w:rsidP="00AF5AB2">
      <w:pPr>
        <w:jc w:val="both"/>
      </w:pPr>
      <w:r w:rsidRPr="00787B23">
        <w:rPr>
          <w:noProof/>
        </w:rPr>
        <w:lastRenderedPageBreak/>
        <w:drawing>
          <wp:inline distT="0" distB="0" distL="0" distR="0" wp14:anchorId="6410D068" wp14:editId="741809A8">
            <wp:extent cx="2667372" cy="6134956"/>
            <wp:effectExtent l="0" t="0" r="0" b="0"/>
            <wp:docPr id="103719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96174" name=""/>
                    <pic:cNvPicPr/>
                  </pic:nvPicPr>
                  <pic:blipFill>
                    <a:blip r:embed="rId32">
                      <a:extLst>
                        <a:ext uri="{28A0092B-C50C-407E-A947-70E740481C1C}">
                          <a14:useLocalDpi xmlns:a14="http://schemas.microsoft.com/office/drawing/2010/main" val="0"/>
                        </a:ext>
                      </a:extLst>
                    </a:blip>
                    <a:stretch>
                      <a:fillRect/>
                    </a:stretch>
                  </pic:blipFill>
                  <pic:spPr>
                    <a:xfrm>
                      <a:off x="0" y="0"/>
                      <a:ext cx="2667372" cy="6134956"/>
                    </a:xfrm>
                    <a:prstGeom prst="rect">
                      <a:avLst/>
                    </a:prstGeom>
                  </pic:spPr>
                </pic:pic>
              </a:graphicData>
            </a:graphic>
          </wp:inline>
        </w:drawing>
      </w:r>
    </w:p>
    <w:p w14:paraId="426D339F" w14:textId="664FA532" w:rsidR="00BE79D3" w:rsidRPr="00AF5AB2" w:rsidRDefault="001E408B" w:rsidP="00AF5AB2">
      <w:pPr>
        <w:pStyle w:val="Caption"/>
        <w:jc w:val="both"/>
        <w:rPr>
          <w:rFonts w:cstheme="minorHAnsi"/>
          <w:color w:val="auto"/>
        </w:rPr>
      </w:pPr>
      <w:r w:rsidRPr="00AF5AB2">
        <w:rPr>
          <w:rFonts w:cstheme="minorHAnsi"/>
          <w:color w:val="auto"/>
        </w:rPr>
        <w:t xml:space="preserve">Figure </w:t>
      </w:r>
      <w:r w:rsidRPr="00AF5AB2">
        <w:rPr>
          <w:rFonts w:cstheme="minorHAnsi"/>
          <w:color w:val="auto"/>
        </w:rPr>
        <w:fldChar w:fldCharType="begin"/>
      </w:r>
      <w:r w:rsidRPr="00AF5AB2">
        <w:rPr>
          <w:rFonts w:cstheme="minorHAnsi"/>
          <w:color w:val="auto"/>
        </w:rPr>
        <w:instrText xml:space="preserve"> SEQ Figure \* ARABIC </w:instrText>
      </w:r>
      <w:r w:rsidRPr="00AF5AB2">
        <w:rPr>
          <w:rFonts w:cstheme="minorHAnsi"/>
          <w:color w:val="auto"/>
        </w:rPr>
        <w:fldChar w:fldCharType="separate"/>
      </w:r>
      <w:r w:rsidRPr="00AF5AB2">
        <w:rPr>
          <w:rFonts w:cstheme="minorHAnsi"/>
          <w:color w:val="auto"/>
        </w:rPr>
        <w:t>18</w:t>
      </w:r>
      <w:r w:rsidRPr="00AF5AB2">
        <w:rPr>
          <w:rFonts w:cstheme="minorHAnsi"/>
          <w:color w:val="auto"/>
        </w:rPr>
        <w:fldChar w:fldCharType="end"/>
      </w:r>
      <w:r w:rsidRPr="00AF5AB2">
        <w:rPr>
          <w:rFonts w:cstheme="minorHAnsi"/>
          <w:color w:val="auto"/>
        </w:rPr>
        <w:t>: “Issue” Generalised Verdict</w:t>
      </w:r>
    </w:p>
    <w:p w14:paraId="6FCCF056" w14:textId="13FECDF7" w:rsidR="00E52DE6" w:rsidRDefault="00E52DE6" w:rsidP="00AF5AB2">
      <w:pPr>
        <w:jc w:val="both"/>
      </w:pPr>
      <w:r>
        <w:t xml:space="preserve">Through these </w:t>
      </w:r>
      <w:r w:rsidR="00DE268A">
        <w:t>results</w:t>
      </w:r>
      <w:r w:rsidR="00FE5303">
        <w:t>,</w:t>
      </w:r>
      <w:r w:rsidR="00DE268A">
        <w:t xml:space="preserve"> we can see that the model is fully functional</w:t>
      </w:r>
      <w:r w:rsidR="00A91890">
        <w:t>,</w:t>
      </w:r>
      <w:r w:rsidR="00DE268A">
        <w:t xml:space="preserve"> </w:t>
      </w:r>
      <w:r w:rsidR="00341D9D">
        <w:t xml:space="preserve">showing results as it should and detecting issues </w:t>
      </w:r>
      <w:r w:rsidR="00D51DF7">
        <w:t xml:space="preserve">with the motors. As the robot has six legs, this means that </w:t>
      </w:r>
      <w:r w:rsidR="002B4647">
        <w:t xml:space="preserve">the results can vary </w:t>
      </w:r>
      <w:r w:rsidR="000C625A">
        <w:t>depending on the motion it does,</w:t>
      </w:r>
      <w:r w:rsidR="002B4647">
        <w:t xml:space="preserve"> as it may not use a leg with a motor. To solve this issue</w:t>
      </w:r>
      <w:r w:rsidR="000C625A">
        <w:t>, multiple parameters were used to show the level of the issue with the robot.</w:t>
      </w:r>
      <w:r w:rsidR="005D426D">
        <w:t xml:space="preserve"> This solved the problem with </w:t>
      </w:r>
      <w:r w:rsidR="00BF29E9">
        <w:t xml:space="preserve">a </w:t>
      </w:r>
      <w:r w:rsidR="00F32569">
        <w:t xml:space="preserve">potentially missed issue due to the leg with the </w:t>
      </w:r>
      <w:r w:rsidR="009D0540">
        <w:t xml:space="preserve">motor that isn’t working correctly not being used in the action. </w:t>
      </w:r>
    </w:p>
    <w:p w14:paraId="041929E8" w14:textId="77777777" w:rsidR="00710F22" w:rsidRDefault="00710F22" w:rsidP="00AF5AB2">
      <w:pPr>
        <w:jc w:val="both"/>
      </w:pPr>
    </w:p>
    <w:p w14:paraId="752058AD" w14:textId="77777777" w:rsidR="00EB0422" w:rsidRDefault="00EB0422" w:rsidP="00AF5AB2">
      <w:pPr>
        <w:jc w:val="both"/>
      </w:pPr>
    </w:p>
    <w:p w14:paraId="3DC9A08A" w14:textId="77777777" w:rsidR="00EB0422" w:rsidRDefault="00EB0422" w:rsidP="00AF5AB2">
      <w:pPr>
        <w:jc w:val="both"/>
      </w:pPr>
    </w:p>
    <w:p w14:paraId="68D912FE" w14:textId="52496ADA" w:rsidR="00710F22" w:rsidRPr="00AF5AB2" w:rsidRDefault="00710F22" w:rsidP="177D0325">
      <w:pPr>
        <w:pStyle w:val="Heading1"/>
        <w:jc w:val="both"/>
        <w:rPr>
          <w:rFonts w:asciiTheme="minorHAnsi" w:hAnsiTheme="minorHAnsi" w:cstheme="minorBidi"/>
          <w:color w:val="auto"/>
        </w:rPr>
      </w:pPr>
      <w:bookmarkStart w:id="49" w:name="_Toc638574288"/>
      <w:r w:rsidRPr="177D0325">
        <w:rPr>
          <w:rFonts w:asciiTheme="minorHAnsi" w:hAnsiTheme="minorHAnsi" w:cstheme="minorBidi"/>
          <w:color w:val="auto"/>
        </w:rPr>
        <w:lastRenderedPageBreak/>
        <w:t>Conclusion</w:t>
      </w:r>
      <w:bookmarkEnd w:id="49"/>
    </w:p>
    <w:p w14:paraId="4B0B188B" w14:textId="7B78ED64" w:rsidR="00EF00DE" w:rsidRPr="00EF00DE" w:rsidRDefault="5A99E049" w:rsidP="00AF5AB2">
      <w:pPr>
        <w:jc w:val="both"/>
      </w:pPr>
      <w:r>
        <w:t xml:space="preserve"> </w:t>
      </w:r>
      <w:r w:rsidR="39D8C621">
        <w:t xml:space="preserve">This project </w:t>
      </w:r>
      <w:r w:rsidR="75E0207C">
        <w:t xml:space="preserve">developed a system </w:t>
      </w:r>
      <w:r w:rsidR="39A22F17">
        <w:t>that uses a trained</w:t>
      </w:r>
      <w:r w:rsidR="38FCB550">
        <w:t xml:space="preserve"> Recurrent Neural Network</w:t>
      </w:r>
      <w:r w:rsidR="39A22F17">
        <w:t xml:space="preserve"> </w:t>
      </w:r>
      <w:r w:rsidR="38FCB550">
        <w:t>(</w:t>
      </w:r>
      <w:r w:rsidR="39A22F17">
        <w:t>RNN</w:t>
      </w:r>
      <w:r w:rsidR="38FCB550">
        <w:t>)</w:t>
      </w:r>
      <w:r w:rsidR="39A22F17">
        <w:t xml:space="preserve"> to detect faults in a mobile robot, leveraging</w:t>
      </w:r>
      <w:r w:rsidR="75E0207C">
        <w:t xml:space="preserve"> real-time IMU acceler</w:t>
      </w:r>
      <w:r w:rsidR="73721C9A">
        <w:t>ometer data.</w:t>
      </w:r>
      <w:r w:rsidR="10F4A455">
        <w:t xml:space="preserve"> There was a time constraint</w:t>
      </w:r>
      <w:r w:rsidR="66FC49E3">
        <w:t xml:space="preserve"> </w:t>
      </w:r>
      <w:r w:rsidR="2F917294">
        <w:t>resulting from a change in advisor</w:t>
      </w:r>
      <w:r w:rsidR="17E13DE7">
        <w:t>, as well as</w:t>
      </w:r>
      <w:r w:rsidR="418639B9">
        <w:t xml:space="preserve"> </w:t>
      </w:r>
      <w:r w:rsidR="6947EA0C">
        <w:t xml:space="preserve">a change in the robot used. Instead of a </w:t>
      </w:r>
      <w:r w:rsidR="17E13DE7">
        <w:t xml:space="preserve">Raspberry </w:t>
      </w:r>
      <w:r w:rsidR="6947EA0C">
        <w:t xml:space="preserve">Pi </w:t>
      </w:r>
      <w:r w:rsidR="1DDE393A">
        <w:t>micro-computer-controlled</w:t>
      </w:r>
      <w:r w:rsidR="6947EA0C">
        <w:t xml:space="preserve"> </w:t>
      </w:r>
      <w:r w:rsidR="2186C628">
        <w:t>robot</w:t>
      </w:r>
      <w:r w:rsidR="1CC1E0FD">
        <w:t>,</w:t>
      </w:r>
      <w:r w:rsidR="1DDE393A">
        <w:t xml:space="preserve"> a robot which uses priority software which limits the control and </w:t>
      </w:r>
      <w:r w:rsidR="1CC1E0FD">
        <w:t xml:space="preserve">prevents the use of the robot as a central data and processing hub. </w:t>
      </w:r>
      <w:r w:rsidR="2D922A81">
        <w:t>The robot</w:t>
      </w:r>
      <w:r w:rsidR="7A792299">
        <w:t>'s ability</w:t>
      </w:r>
      <w:r w:rsidR="2D922A81">
        <w:t xml:space="preserve"> to process data</w:t>
      </w:r>
      <w:r w:rsidR="00C309B4">
        <w:t xml:space="preserve">, which limited the processing power that could be used in this project to the IMU onboard processing </w:t>
      </w:r>
      <w:r w:rsidR="1557668F">
        <w:t>power.</w:t>
      </w:r>
      <w:r w:rsidR="4003EA0E">
        <w:t xml:space="preserve"> Even with these </w:t>
      </w:r>
      <w:r w:rsidR="38FCB550">
        <w:t>issues,</w:t>
      </w:r>
      <w:r w:rsidR="4003EA0E">
        <w:t xml:space="preserve"> the system can </w:t>
      </w:r>
      <w:r w:rsidR="38FCB550">
        <w:t>give generalised results that</w:t>
      </w:r>
      <w:r w:rsidR="6E1DD265">
        <w:t xml:space="preserve">, </w:t>
      </w:r>
      <w:r w:rsidR="38FCB550">
        <w:t>due to the training of the</w:t>
      </w:r>
      <w:r w:rsidR="6E1DD265">
        <w:t xml:space="preserve"> RNN only requiring working </w:t>
      </w:r>
      <w:r w:rsidR="554A8D50">
        <w:t>acceleration data instead of both working and error data,</w:t>
      </w:r>
      <w:r w:rsidR="6E1DD265">
        <w:t xml:space="preserve"> should be able to be implemented in a variety of machinery.</w:t>
      </w:r>
    </w:p>
    <w:p w14:paraId="0415B566" w14:textId="2B0826EC" w:rsidR="00E66919" w:rsidRDefault="00DE0B95" w:rsidP="00AF5AB2">
      <w:pPr>
        <w:jc w:val="both"/>
      </w:pPr>
      <w:r>
        <w:t>Even with</w:t>
      </w:r>
      <w:r w:rsidR="001B7FD4">
        <w:t xml:space="preserve"> it not being able to localise the motor issue</w:t>
      </w:r>
      <w:r w:rsidR="00242331">
        <w:t>, there are still applications for this system</w:t>
      </w:r>
      <w:r w:rsidR="001B7FD4">
        <w:t>. These include</w:t>
      </w:r>
      <w:r w:rsidR="00E11076">
        <w:t xml:space="preserve"> </w:t>
      </w:r>
      <w:r w:rsidR="00242331">
        <w:t>manufacturing, where articulated arms are used,</w:t>
      </w:r>
      <w:r w:rsidR="00E11076">
        <w:t xml:space="preserve"> or in systems that use motors to move components. It could also be implemented </w:t>
      </w:r>
      <w:r w:rsidR="00242331">
        <w:t xml:space="preserve">in other mobile robots, such as a rover used for exploration, and the reduced complexity could reduce battery life, as you have only one IMU instead of an array </w:t>
      </w:r>
      <w:r w:rsidR="00767768">
        <w:t xml:space="preserve">of IMUs </w:t>
      </w:r>
      <w:r w:rsidR="00BE1767">
        <w:t>powered by the robot. It</w:t>
      </w:r>
      <w:r w:rsidR="001B7FD4">
        <w:t xml:space="preserve"> </w:t>
      </w:r>
      <w:r w:rsidR="00E97D42">
        <w:t xml:space="preserve">would also reduce the computational load on the mobile robot </w:t>
      </w:r>
      <w:r w:rsidR="00655ECF">
        <w:t>as the system can</w:t>
      </w:r>
      <w:r w:rsidR="00623173">
        <w:t xml:space="preserve"> run the system on the IMU itself, while an array would need to be run on the robot, leading it to need to use more computational resources, which could be used for computer vision or object detection.</w:t>
      </w:r>
    </w:p>
    <w:p w14:paraId="167533B7" w14:textId="24FDD174" w:rsidR="00623173" w:rsidRPr="003A2B9F" w:rsidRDefault="00502146" w:rsidP="00AF5AB2">
      <w:pPr>
        <w:jc w:val="both"/>
      </w:pPr>
      <w:r>
        <w:t xml:space="preserve">Future </w:t>
      </w:r>
      <w:r w:rsidR="00520236">
        <w:t xml:space="preserve">progress could be made by </w:t>
      </w:r>
      <w:r w:rsidR="003B5D35">
        <w:t>using an IMU array instead of a single IMU for error detection, enabling localised</w:t>
      </w:r>
      <w:r w:rsidR="00520236">
        <w:t xml:space="preserve"> error detection. This would include </w:t>
      </w:r>
      <w:r w:rsidR="0082007A">
        <w:t>procuring a robot that runs</w:t>
      </w:r>
      <w:r w:rsidR="00520236">
        <w:t xml:space="preserve"> on </w:t>
      </w:r>
      <w:r w:rsidR="003B5D35">
        <w:t>an</w:t>
      </w:r>
      <w:r w:rsidR="00520236">
        <w:t xml:space="preserve"> </w:t>
      </w:r>
      <w:r w:rsidR="003B5D35">
        <w:t>open-source</w:t>
      </w:r>
      <w:r w:rsidR="004272F3">
        <w:t xml:space="preserve"> processor such as a Raspberry Pi</w:t>
      </w:r>
      <w:r w:rsidR="0082007A">
        <w:t>,</w:t>
      </w:r>
      <w:r w:rsidR="004E052F">
        <w:t xml:space="preserve"> allowing </w:t>
      </w:r>
      <w:r w:rsidR="0082007A">
        <w:t>it to act as a hub for the system's processing.</w:t>
      </w:r>
      <w:r w:rsidR="005B7BD3">
        <w:t xml:space="preserve"> </w:t>
      </w:r>
      <w:r w:rsidR="00CE1B37">
        <w:t xml:space="preserve">Another avenue </w:t>
      </w:r>
      <w:r w:rsidR="00442A08">
        <w:t xml:space="preserve">for future progress could be to modify the system for other robotic systems, such as </w:t>
      </w:r>
      <w:r w:rsidR="006757A5">
        <w:t>articulated arms or a conveyor system used in manufacturing.</w:t>
      </w:r>
    </w:p>
    <w:bookmarkStart w:id="50" w:name="_Toc1769434858" w:displacedByCustomXml="next"/>
    <w:sdt>
      <w:sdtPr>
        <w:rPr>
          <w:rFonts w:asciiTheme="minorHAnsi" w:eastAsiaTheme="minorEastAsia" w:hAnsiTheme="minorHAnsi" w:cstheme="minorBidi"/>
          <w:color w:val="auto"/>
          <w:sz w:val="22"/>
          <w:szCs w:val="22"/>
        </w:rPr>
        <w:id w:val="1008178618"/>
        <w:docPartObj>
          <w:docPartGallery w:val="Bibliographies"/>
          <w:docPartUnique/>
        </w:docPartObj>
      </w:sdtPr>
      <w:sdtEndPr>
        <w:rPr>
          <w:b/>
          <w:bCs/>
        </w:rPr>
      </w:sdtEndPr>
      <w:sdtContent>
        <w:p w14:paraId="3F2A03BD" w14:textId="77777777" w:rsidR="00934A44" w:rsidRPr="00AF5AB2" w:rsidRDefault="00934A44" w:rsidP="177D0325">
          <w:pPr>
            <w:pStyle w:val="Heading1"/>
            <w:jc w:val="both"/>
            <w:rPr>
              <w:rFonts w:asciiTheme="minorHAnsi" w:hAnsiTheme="minorHAnsi" w:cstheme="minorBidi"/>
              <w:color w:val="auto"/>
            </w:rPr>
          </w:pPr>
          <w:r w:rsidRPr="177D0325">
            <w:rPr>
              <w:rFonts w:asciiTheme="minorHAnsi" w:hAnsiTheme="minorHAnsi" w:cstheme="minorBidi"/>
              <w:color w:val="auto"/>
            </w:rPr>
            <w:t>Works Cited</w:t>
          </w:r>
          <w:bookmarkEnd w:id="50"/>
        </w:p>
        <w:p w14:paraId="75D1F66B" w14:textId="77777777" w:rsidR="007B42A8" w:rsidRPr="001936F9" w:rsidRDefault="00934A44" w:rsidP="00AF5AB2">
          <w:pPr>
            <w:pStyle w:val="Bibliography"/>
            <w:jc w:val="both"/>
            <w:rPr>
              <w:rFonts w:cstheme="minorHAnsi"/>
              <w:noProof/>
              <w:kern w:val="0"/>
              <w:sz w:val="24"/>
              <w:szCs w:val="24"/>
              <w14:ligatures w14:val="none"/>
            </w:rPr>
          </w:pPr>
          <w:r w:rsidRPr="001936F9">
            <w:rPr>
              <w:rFonts w:cstheme="minorHAnsi"/>
            </w:rPr>
            <w:fldChar w:fldCharType="begin"/>
          </w:r>
          <w:r w:rsidRPr="00AF5AB2">
            <w:rPr>
              <w:rFonts w:cstheme="minorHAnsi"/>
            </w:rPr>
            <w:instrText xml:space="preserve"> BIBLIOGRAPHY </w:instrText>
          </w:r>
          <w:r w:rsidRPr="001936F9">
            <w:rPr>
              <w:rFonts w:cstheme="minorHAnsi"/>
            </w:rPr>
            <w:fldChar w:fldCharType="separate"/>
          </w:r>
          <w:r w:rsidR="007B42A8" w:rsidRPr="001936F9">
            <w:rPr>
              <w:rFonts w:cstheme="minorHAnsi"/>
              <w:noProof/>
            </w:rPr>
            <w:t xml:space="preserve">Ahmad, N. R. G. R. K. N. K. V., 2013. Reviews on Various Inertial Measurement Unit (IMU) Sensor Applications. </w:t>
          </w:r>
          <w:r w:rsidR="007B42A8" w:rsidRPr="001936F9">
            <w:rPr>
              <w:rFonts w:cstheme="minorHAnsi"/>
              <w:i/>
              <w:iCs/>
              <w:noProof/>
            </w:rPr>
            <w:t xml:space="preserve">International Journal of Signal Processing Systems, </w:t>
          </w:r>
          <w:r w:rsidR="007B42A8" w:rsidRPr="001936F9">
            <w:rPr>
              <w:rFonts w:cstheme="minorHAnsi"/>
              <w:noProof/>
            </w:rPr>
            <w:t>December, Volume 1, p. 7.</w:t>
          </w:r>
        </w:p>
        <w:p w14:paraId="12E759E4" w14:textId="77777777" w:rsidR="007B42A8" w:rsidRPr="001936F9" w:rsidRDefault="007B42A8" w:rsidP="00AF5AB2">
          <w:pPr>
            <w:pStyle w:val="Bibliography"/>
            <w:jc w:val="both"/>
            <w:rPr>
              <w:rFonts w:cstheme="minorHAnsi"/>
              <w:noProof/>
            </w:rPr>
          </w:pPr>
          <w:r w:rsidRPr="001936F9">
            <w:rPr>
              <w:rFonts w:cstheme="minorHAnsi"/>
              <w:noProof/>
            </w:rPr>
            <w:t xml:space="preserve">Alqatawneh, I. a. D. R. a. R. K. a. C. Z. a. G. F. a. B. A. D., 2021. A Developed Convolutional Neural Network Architecture for Condition Monitoring}. </w:t>
          </w:r>
          <w:r w:rsidRPr="001936F9">
            <w:rPr>
              <w:rFonts w:cstheme="minorHAnsi"/>
              <w:i/>
              <w:iCs/>
              <w:noProof/>
            </w:rPr>
            <w:t xml:space="preserve">2021 26th International Conference on Automation and Computing (ICAC), </w:t>
          </w:r>
          <w:r w:rsidRPr="001936F9">
            <w:rPr>
              <w:rFonts w:cstheme="minorHAnsi"/>
              <w:noProof/>
            </w:rPr>
            <w:t>pp. 1 - 6.</w:t>
          </w:r>
        </w:p>
        <w:p w14:paraId="7D0F90D9" w14:textId="77777777" w:rsidR="00964B0A" w:rsidRPr="001936F9" w:rsidRDefault="00964B0A" w:rsidP="00AF5AB2">
          <w:pPr>
            <w:pStyle w:val="Bibliography"/>
            <w:jc w:val="both"/>
            <w:rPr>
              <w:rFonts w:cstheme="minorHAnsi"/>
            </w:rPr>
          </w:pPr>
          <w:r w:rsidRPr="001936F9">
            <w:rPr>
              <w:rFonts w:cstheme="minorHAnsi"/>
            </w:rPr>
            <w:t xml:space="preserve">Amidi, A. a. A. S., 2019. </w:t>
          </w:r>
          <w:r w:rsidRPr="001936F9">
            <w:rPr>
              <w:rFonts w:cstheme="minorHAnsi"/>
              <w:i/>
            </w:rPr>
            <w:t xml:space="preserve">CS 230 - Recurrent Neural Networks Cheatsheet. </w:t>
          </w:r>
          <w:r w:rsidRPr="001936F9">
            <w:rPr>
              <w:rFonts w:cstheme="minorHAnsi"/>
            </w:rPr>
            <w:t xml:space="preserve">[Online] </w:t>
          </w:r>
          <w:r w:rsidRPr="001936F9">
            <w:rPr>
              <w:rFonts w:cstheme="minorHAnsi"/>
            </w:rPr>
            <w:br/>
            <w:t xml:space="preserve">Available at: </w:t>
          </w:r>
          <w:r w:rsidRPr="001936F9">
            <w:rPr>
              <w:rFonts w:cstheme="minorHAnsi"/>
              <w:u w:val="single"/>
            </w:rPr>
            <w:t>https://stanford.edu/~shervine/teaching/cs-230/cheatsheet-recurrent-neural-networks</w:t>
          </w:r>
          <w:r w:rsidRPr="001936F9">
            <w:rPr>
              <w:rFonts w:cstheme="minorHAnsi"/>
            </w:rPr>
            <w:br/>
            <w:t>[Accessed 15 March 2026].</w:t>
          </w:r>
        </w:p>
        <w:p w14:paraId="5934BF27" w14:textId="77777777" w:rsidR="00964B0A" w:rsidRPr="001936F9" w:rsidRDefault="00964B0A" w:rsidP="00AF5AB2">
          <w:pPr>
            <w:pStyle w:val="Bibliography"/>
            <w:jc w:val="both"/>
            <w:rPr>
              <w:rFonts w:cstheme="minorHAnsi"/>
            </w:rPr>
          </w:pPr>
          <w:r w:rsidRPr="001936F9">
            <w:rPr>
              <w:rFonts w:cstheme="minorHAnsi"/>
            </w:rPr>
            <w:t xml:space="preserve">Ayhan, B. C. M.-Y. a. S. M.-H., 2006. </w:t>
          </w:r>
          <w:r w:rsidRPr="001936F9">
            <w:rPr>
              <w:rFonts w:cstheme="minorHAnsi"/>
              <w:i/>
            </w:rPr>
            <w:t xml:space="preserve">IEEE Transactions on Industrial Electronics. </w:t>
          </w:r>
          <w:r w:rsidRPr="001936F9">
            <w:rPr>
              <w:rFonts w:cstheme="minorHAnsi"/>
            </w:rPr>
            <w:t xml:space="preserve">[Online] </w:t>
          </w:r>
          <w:r w:rsidRPr="001936F9">
            <w:rPr>
              <w:rFonts w:cstheme="minorHAnsi"/>
            </w:rPr>
            <w:br/>
            <w:t xml:space="preserve">Available at: </w:t>
          </w:r>
          <w:r w:rsidRPr="001936F9">
            <w:rPr>
              <w:rFonts w:cstheme="minorHAnsi"/>
              <w:u w:val="single"/>
            </w:rPr>
            <w:t>https://doi.org/10.1109/tie.2006.878301</w:t>
          </w:r>
          <w:r w:rsidRPr="001936F9">
            <w:rPr>
              <w:rFonts w:cstheme="minorHAnsi"/>
            </w:rPr>
            <w:br/>
            <w:t>[Accessed 2026 March 2026].</w:t>
          </w:r>
        </w:p>
        <w:p w14:paraId="579631C7" w14:textId="77777777" w:rsidR="00964B0A" w:rsidRPr="001936F9" w:rsidRDefault="00964B0A" w:rsidP="00AF5AB2">
          <w:pPr>
            <w:pStyle w:val="Bibliography"/>
            <w:jc w:val="both"/>
            <w:rPr>
              <w:rFonts w:cstheme="minorHAnsi"/>
            </w:rPr>
          </w:pPr>
          <w:r w:rsidRPr="001936F9">
            <w:rPr>
              <w:rFonts w:cstheme="minorHAnsi"/>
            </w:rPr>
            <w:t xml:space="preserve">Bancroft, J. a. L. G., 2011. Data Fusion Algorithms for Multiple Inertial Measurement Units. </w:t>
          </w:r>
          <w:r w:rsidRPr="001936F9">
            <w:rPr>
              <w:rFonts w:cstheme="minorHAnsi"/>
              <w:i/>
            </w:rPr>
            <w:t xml:space="preserve">Sensors, </w:t>
          </w:r>
          <w:r w:rsidRPr="001936F9">
            <w:rPr>
              <w:rFonts w:cstheme="minorHAnsi"/>
            </w:rPr>
            <w:t>29 June, 7(11), pp. 6771-6798.</w:t>
          </w:r>
        </w:p>
        <w:p w14:paraId="38008DBD" w14:textId="77777777" w:rsidR="00964B0A" w:rsidRPr="001936F9" w:rsidRDefault="00964B0A" w:rsidP="00AF5AB2">
          <w:pPr>
            <w:pStyle w:val="Bibliography"/>
            <w:jc w:val="both"/>
            <w:rPr>
              <w:rFonts w:cstheme="minorHAnsi"/>
            </w:rPr>
          </w:pPr>
          <w:r w:rsidRPr="001936F9">
            <w:rPr>
              <w:rFonts w:cstheme="minorHAnsi"/>
            </w:rPr>
            <w:t xml:space="preserve">Bloesch, M. H. M. H. M. L. S. G. C. D. C. a. S. R., 2012. State Estimation for Legged Robots - Consistent Fusion of Leg Kinematics and IMU. </w:t>
          </w:r>
          <w:r w:rsidRPr="001936F9">
            <w:rPr>
              <w:rFonts w:cstheme="minorHAnsi"/>
              <w:i/>
            </w:rPr>
            <w:t xml:space="preserve">Robotics: Science and Systems VIII, </w:t>
          </w:r>
          <w:r w:rsidRPr="001936F9">
            <w:rPr>
              <w:rFonts w:cstheme="minorHAnsi"/>
            </w:rPr>
            <w:t>July.p. 8.</w:t>
          </w:r>
        </w:p>
        <w:p w14:paraId="084A5B76" w14:textId="77777777" w:rsidR="00964B0A" w:rsidRPr="001936F9" w:rsidRDefault="00964B0A" w:rsidP="00AF5AB2">
          <w:pPr>
            <w:pStyle w:val="Bibliography"/>
            <w:jc w:val="both"/>
            <w:rPr>
              <w:rFonts w:cstheme="minorHAnsi"/>
            </w:rPr>
          </w:pPr>
          <w:r w:rsidRPr="001936F9">
            <w:rPr>
              <w:rFonts w:cstheme="minorHAnsi"/>
            </w:rPr>
            <w:lastRenderedPageBreak/>
            <w:t xml:space="preserve">GeeksforGeeks, 2024. </w:t>
          </w:r>
          <w:r w:rsidRPr="001936F9">
            <w:rPr>
              <w:rFonts w:cstheme="minorHAnsi"/>
              <w:i/>
            </w:rPr>
            <w:t xml:space="preserve">Feedback Neural Networks: Structure, Training, and Applications. </w:t>
          </w:r>
          <w:r w:rsidRPr="001936F9">
            <w:rPr>
              <w:rFonts w:cstheme="minorHAnsi"/>
            </w:rPr>
            <w:t xml:space="preserve">[Online] </w:t>
          </w:r>
          <w:r w:rsidRPr="001936F9">
            <w:rPr>
              <w:rFonts w:cstheme="minorHAnsi"/>
            </w:rPr>
            <w:br/>
            <w:t xml:space="preserve">Available at: </w:t>
          </w:r>
          <w:r w:rsidRPr="001936F9">
            <w:rPr>
              <w:rFonts w:cstheme="minorHAnsi"/>
              <w:u w:val="single"/>
            </w:rPr>
            <w:t>https://www.geeksforgeeks.org/deep-learning/feedback-neural-networks-structure-training-and-applications/</w:t>
          </w:r>
          <w:r w:rsidRPr="001936F9">
            <w:rPr>
              <w:rFonts w:cstheme="minorHAnsi"/>
            </w:rPr>
            <w:br/>
            <w:t>[Accessed 4 January 2026].</w:t>
          </w:r>
        </w:p>
        <w:p w14:paraId="27A38281" w14:textId="77777777" w:rsidR="00964B0A" w:rsidRPr="001936F9" w:rsidRDefault="00964B0A" w:rsidP="00AF5AB2">
          <w:pPr>
            <w:pStyle w:val="Bibliography"/>
            <w:jc w:val="both"/>
            <w:rPr>
              <w:rFonts w:cstheme="minorHAnsi"/>
            </w:rPr>
          </w:pPr>
          <w:r w:rsidRPr="001936F9">
            <w:rPr>
              <w:rFonts w:cstheme="minorHAnsi"/>
            </w:rPr>
            <w:t xml:space="preserve">GeeksforGeeks, 2025. </w:t>
          </w:r>
          <w:r w:rsidRPr="001936F9">
            <w:rPr>
              <w:rFonts w:cstheme="minorHAnsi"/>
              <w:i/>
            </w:rPr>
            <w:t xml:space="preserve">RNN vs GRU vs Transformers. </w:t>
          </w:r>
          <w:r w:rsidRPr="001936F9">
            <w:rPr>
              <w:rFonts w:cstheme="minorHAnsi"/>
            </w:rPr>
            <w:t xml:space="preserve">[Online] </w:t>
          </w:r>
          <w:r w:rsidRPr="001936F9">
            <w:rPr>
              <w:rFonts w:cstheme="minorHAnsi"/>
            </w:rPr>
            <w:br/>
            <w:t xml:space="preserve">Available at: </w:t>
          </w:r>
          <w:r w:rsidRPr="001936F9">
            <w:rPr>
              <w:rFonts w:cstheme="minorHAnsi"/>
              <w:u w:val="single"/>
            </w:rPr>
            <w:t>https://www.geeksforgeeks.org/deep-learning/rnn-vs-lstm-vs-gru-vs-transformers/</w:t>
          </w:r>
          <w:r w:rsidRPr="001936F9">
            <w:rPr>
              <w:rFonts w:cstheme="minorHAnsi"/>
            </w:rPr>
            <w:br/>
            <w:t>[Accessed 15 March 2026].</w:t>
          </w:r>
        </w:p>
        <w:p w14:paraId="46D25106" w14:textId="77777777" w:rsidR="00964B0A" w:rsidRPr="001936F9" w:rsidRDefault="00964B0A" w:rsidP="00AF5AB2">
          <w:pPr>
            <w:pStyle w:val="Bibliography"/>
            <w:jc w:val="both"/>
            <w:rPr>
              <w:rFonts w:cstheme="minorHAnsi"/>
            </w:rPr>
          </w:pPr>
          <w:r w:rsidRPr="001936F9">
            <w:rPr>
              <w:rFonts w:cstheme="minorHAnsi"/>
            </w:rPr>
            <w:t xml:space="preserve">Hackster.io, 2023. </w:t>
          </w:r>
          <w:r w:rsidRPr="001936F9">
            <w:rPr>
              <w:rFonts w:cstheme="minorHAnsi"/>
              <w:i/>
            </w:rPr>
            <w:t xml:space="preserve">Capture data from Arduino to CSV using pySerial. </w:t>
          </w:r>
          <w:r w:rsidRPr="001936F9">
            <w:rPr>
              <w:rFonts w:cstheme="minorHAnsi"/>
            </w:rPr>
            <w:t xml:space="preserve">[Online] </w:t>
          </w:r>
          <w:r w:rsidRPr="001936F9">
            <w:rPr>
              <w:rFonts w:cstheme="minorHAnsi"/>
            </w:rPr>
            <w:br/>
            <w:t xml:space="preserve">Available at: </w:t>
          </w:r>
          <w:r w:rsidRPr="001936F9">
            <w:rPr>
              <w:rFonts w:cstheme="minorHAnsi"/>
              <w:u w:val="single"/>
            </w:rPr>
            <w:t>https://www.hackster.io/umpheki/capture-data-from-arduino-to-csv-using-pyserial-79fc88#code</w:t>
          </w:r>
          <w:r w:rsidRPr="001936F9">
            <w:rPr>
              <w:rFonts w:cstheme="minorHAnsi"/>
            </w:rPr>
            <w:br/>
            <w:t>[Accessed 2 January 2026].</w:t>
          </w:r>
        </w:p>
        <w:p w14:paraId="48447773" w14:textId="77777777" w:rsidR="007B42A8" w:rsidRPr="001936F9" w:rsidRDefault="007B42A8" w:rsidP="00AF5AB2">
          <w:pPr>
            <w:pStyle w:val="Bibliography"/>
            <w:jc w:val="both"/>
            <w:rPr>
              <w:rFonts w:cstheme="minorHAnsi"/>
              <w:noProof/>
            </w:rPr>
          </w:pPr>
          <w:r w:rsidRPr="001936F9">
            <w:rPr>
              <w:rFonts w:cstheme="minorHAnsi"/>
              <w:noProof/>
            </w:rPr>
            <w:t xml:space="preserve">Jadeja, V. a. R. A. L. N. a. S. A. a. S. S. a. C. P. a. B. G., 2023. Convolutional Neural Networks: A Comprehensive Review of Architectures and Application. </w:t>
          </w:r>
          <w:r w:rsidRPr="001936F9">
            <w:rPr>
              <w:rFonts w:cstheme="minorHAnsi"/>
              <w:i/>
              <w:iCs/>
              <w:noProof/>
            </w:rPr>
            <w:t xml:space="preserve">2023 6th International Conference on Contemporary Computing and Informatics (IC3I), </w:t>
          </w:r>
          <w:r w:rsidRPr="001936F9">
            <w:rPr>
              <w:rFonts w:cstheme="minorHAnsi"/>
              <w:noProof/>
            </w:rPr>
            <w:t>Volume 6, pp. 460 - 467.</w:t>
          </w:r>
        </w:p>
        <w:p w14:paraId="0D7B3BEF" w14:textId="77777777" w:rsidR="00964B0A" w:rsidRPr="001936F9" w:rsidRDefault="00964B0A" w:rsidP="00AF5AB2">
          <w:pPr>
            <w:pStyle w:val="Bibliography"/>
            <w:jc w:val="both"/>
            <w:rPr>
              <w:rFonts w:cstheme="minorHAnsi"/>
            </w:rPr>
          </w:pPr>
          <w:r w:rsidRPr="001936F9">
            <w:rPr>
              <w:rFonts w:cstheme="minorHAnsi"/>
            </w:rPr>
            <w:t xml:space="preserve">Jingang Yi, J. Z. D. S. a. S. J., 2007. IMU-based localization and slip estimation for skid-steered mobile robots. In: </w:t>
          </w:r>
          <w:r w:rsidRPr="001936F9">
            <w:rPr>
              <w:rFonts w:cstheme="minorHAnsi"/>
              <w:i/>
            </w:rPr>
            <w:t xml:space="preserve">International Conference on Intelligent Robots and Systems. </w:t>
          </w:r>
          <w:r w:rsidRPr="001936F9">
            <w:rPr>
              <w:rFonts w:cstheme="minorHAnsi"/>
            </w:rPr>
            <w:t>San Diego, CA, USA: IEEE/RSJ, pp. 2845-2850}.</w:t>
          </w:r>
        </w:p>
        <w:p w14:paraId="4BB6F0C1" w14:textId="77777777" w:rsidR="00964B0A" w:rsidRPr="001936F9" w:rsidRDefault="00964B0A" w:rsidP="00AF5AB2">
          <w:pPr>
            <w:pStyle w:val="Bibliography"/>
            <w:jc w:val="both"/>
            <w:rPr>
              <w:rFonts w:cstheme="minorHAnsi"/>
            </w:rPr>
          </w:pPr>
          <w:r w:rsidRPr="001936F9">
            <w:rPr>
              <w:rFonts w:cstheme="minorHAnsi"/>
            </w:rPr>
            <w:t xml:space="preserve">Mendes, A. a. M. C. A., 2003. Fault detection of open-switch damage in voltage-fed PWM motor drive systems. </w:t>
          </w:r>
          <w:r w:rsidRPr="001936F9">
            <w:rPr>
              <w:rFonts w:cstheme="minorHAnsi"/>
              <w:i/>
            </w:rPr>
            <w:t xml:space="preserve">IEEE Transactions on Power Electronics, </w:t>
          </w:r>
          <w:r w:rsidRPr="001936F9">
            <w:rPr>
              <w:rFonts w:cstheme="minorHAnsi"/>
            </w:rPr>
            <w:t>October, 18(2), pp. 587 - 593.</w:t>
          </w:r>
        </w:p>
        <w:p w14:paraId="443EE70B" w14:textId="77777777" w:rsidR="00964B0A" w:rsidRPr="001936F9" w:rsidRDefault="00964B0A" w:rsidP="00AF5AB2">
          <w:pPr>
            <w:pStyle w:val="Bibliography"/>
            <w:jc w:val="both"/>
            <w:rPr>
              <w:rFonts w:cstheme="minorHAnsi"/>
            </w:rPr>
          </w:pPr>
          <w:r w:rsidRPr="001936F9">
            <w:rPr>
              <w:rFonts w:cstheme="minorHAnsi"/>
            </w:rPr>
            <w:t xml:space="preserve">Samatas, G. a. P. T., 2022. Inertial Measurement Units (IMUs) in Mobile Robots over the Last Five Years: A Review. </w:t>
          </w:r>
          <w:r w:rsidRPr="001936F9">
            <w:rPr>
              <w:rFonts w:cstheme="minorHAnsi"/>
              <w:i/>
            </w:rPr>
            <w:t xml:space="preserve">Designs, </w:t>
          </w:r>
          <w:r w:rsidRPr="001936F9">
            <w:rPr>
              <w:rFonts w:cstheme="minorHAnsi"/>
            </w:rPr>
            <w:t>16 Febuary, 1(6), p. 17.</w:t>
          </w:r>
        </w:p>
        <w:p w14:paraId="3C325D0D" w14:textId="77777777" w:rsidR="00964B0A" w:rsidRPr="001936F9" w:rsidRDefault="00964B0A" w:rsidP="00AF5AB2">
          <w:pPr>
            <w:pStyle w:val="Bibliography"/>
            <w:jc w:val="both"/>
            <w:rPr>
              <w:rFonts w:cstheme="minorHAnsi"/>
            </w:rPr>
          </w:pPr>
          <w:r w:rsidRPr="001936F9">
            <w:rPr>
              <w:rFonts w:cstheme="minorHAnsi"/>
            </w:rPr>
            <w:t xml:space="preserve">Studio, S., 2023. </w:t>
          </w:r>
          <w:r w:rsidRPr="001936F9">
            <w:rPr>
              <w:rFonts w:cstheme="minorHAnsi"/>
              <w:i/>
            </w:rPr>
            <w:t xml:space="preserve">IMU Usage for XIAO nRF52840 Sense. </w:t>
          </w:r>
          <w:r w:rsidRPr="001936F9">
            <w:rPr>
              <w:rFonts w:cstheme="minorHAnsi"/>
            </w:rPr>
            <w:t xml:space="preserve">[Online] </w:t>
          </w:r>
          <w:r w:rsidRPr="001936F9">
            <w:rPr>
              <w:rFonts w:cstheme="minorHAnsi"/>
            </w:rPr>
            <w:br/>
            <w:t xml:space="preserve">Available at: </w:t>
          </w:r>
          <w:r w:rsidRPr="001936F9">
            <w:rPr>
              <w:rFonts w:cstheme="minorHAnsi"/>
              <w:u w:val="single"/>
            </w:rPr>
            <w:t>https://wiki.seeedstudio.com/XIAO-BLE-Sense-IMU-Usage/</w:t>
          </w:r>
          <w:r w:rsidRPr="001936F9">
            <w:rPr>
              <w:rFonts w:cstheme="minorHAnsi"/>
            </w:rPr>
            <w:br/>
            <w:t>[Accessed 2 January 2026].</w:t>
          </w:r>
        </w:p>
        <w:p w14:paraId="73287D35" w14:textId="77777777" w:rsidR="00964B0A" w:rsidRPr="001936F9" w:rsidRDefault="00964B0A" w:rsidP="00AF5AB2">
          <w:pPr>
            <w:pStyle w:val="Bibliography"/>
            <w:jc w:val="both"/>
            <w:rPr>
              <w:rFonts w:cstheme="minorHAnsi"/>
            </w:rPr>
          </w:pPr>
          <w:r w:rsidRPr="001936F9">
            <w:rPr>
              <w:rFonts w:cstheme="minorHAnsi"/>
            </w:rPr>
            <w:t xml:space="preserve">Studio, S., n.d.. </w:t>
          </w:r>
          <w:r w:rsidRPr="001936F9">
            <w:rPr>
              <w:rFonts w:cstheme="minorHAnsi"/>
              <w:i/>
            </w:rPr>
            <w:t xml:space="preserve">Getting Started with Seeed Studio XIAO nRF52840 (Sense). </w:t>
          </w:r>
          <w:r w:rsidRPr="001936F9">
            <w:rPr>
              <w:rFonts w:cstheme="minorHAnsi"/>
            </w:rPr>
            <w:t xml:space="preserve">[Online] </w:t>
          </w:r>
          <w:r w:rsidRPr="001936F9">
            <w:rPr>
              <w:rFonts w:cstheme="minorHAnsi"/>
            </w:rPr>
            <w:br/>
            <w:t xml:space="preserve">Available at: </w:t>
          </w:r>
          <w:r w:rsidRPr="001936F9">
            <w:rPr>
              <w:rFonts w:cstheme="minorHAnsi"/>
              <w:u w:val="single"/>
            </w:rPr>
            <w:t>https://wiki.seeedstudio.com/XIAO_BLE/</w:t>
          </w:r>
          <w:r w:rsidRPr="001936F9">
            <w:rPr>
              <w:rFonts w:cstheme="minorHAnsi"/>
            </w:rPr>
            <w:br/>
            <w:t>[Accessed 15 March 2026].</w:t>
          </w:r>
        </w:p>
        <w:p w14:paraId="73585103" w14:textId="77777777" w:rsidR="00964B0A" w:rsidRPr="001936F9" w:rsidRDefault="00964B0A" w:rsidP="00AF5AB2">
          <w:pPr>
            <w:pStyle w:val="Bibliography"/>
            <w:jc w:val="both"/>
            <w:rPr>
              <w:rFonts w:cstheme="minorHAnsi"/>
            </w:rPr>
          </w:pPr>
          <w:r w:rsidRPr="001936F9">
            <w:rPr>
              <w:rFonts w:cstheme="minorHAnsi"/>
            </w:rPr>
            <w:t xml:space="preserve">Su, H. a. C. K., 2007. Induction Machine Condition Monitoring Using Neural Network Modeling. </w:t>
          </w:r>
          <w:r w:rsidRPr="001936F9">
            <w:rPr>
              <w:rFonts w:cstheme="minorHAnsi"/>
              <w:i/>
            </w:rPr>
            <w:t xml:space="preserve">IEEE Transactions on Industrial Electronics, </w:t>
          </w:r>
          <w:r w:rsidRPr="001936F9">
            <w:rPr>
              <w:rFonts w:cstheme="minorHAnsi"/>
            </w:rPr>
            <w:t>Febuary, 54(1), pp. 241 - 249.</w:t>
          </w:r>
        </w:p>
        <w:p w14:paraId="1E28DC8C" w14:textId="77777777" w:rsidR="00964B0A" w:rsidRPr="001936F9" w:rsidRDefault="00964B0A" w:rsidP="00AF5AB2">
          <w:pPr>
            <w:pStyle w:val="Bibliography"/>
            <w:jc w:val="both"/>
            <w:rPr>
              <w:rFonts w:cstheme="minorHAnsi"/>
            </w:rPr>
          </w:pPr>
          <w:r w:rsidRPr="001936F9">
            <w:rPr>
              <w:rFonts w:cstheme="minorHAnsi"/>
            </w:rPr>
            <w:t xml:space="preserve">Windau, J. a. I. L., 2018. Inertial Machine Monitoring System for Automated Failure Detection. </w:t>
          </w:r>
          <w:r w:rsidRPr="001936F9">
            <w:rPr>
              <w:rFonts w:cstheme="minorHAnsi"/>
              <w:i/>
            </w:rPr>
            <w:t xml:space="preserve">IEEE International Conference on Robotics and Automation , </w:t>
          </w:r>
          <w:r w:rsidRPr="001936F9">
            <w:rPr>
              <w:rFonts w:cstheme="minorHAnsi"/>
            </w:rPr>
            <w:t>May.pp. 93 - 98.</w:t>
          </w:r>
        </w:p>
        <w:p w14:paraId="608F5051" w14:textId="77777777" w:rsidR="007B42A8" w:rsidRPr="001936F9" w:rsidRDefault="007B42A8" w:rsidP="00AF5AB2">
          <w:pPr>
            <w:pStyle w:val="Bibliography"/>
            <w:jc w:val="both"/>
            <w:rPr>
              <w:rFonts w:cstheme="minorHAnsi"/>
              <w:noProof/>
            </w:rPr>
          </w:pPr>
          <w:r w:rsidRPr="001936F9">
            <w:rPr>
              <w:rFonts w:cstheme="minorHAnsi"/>
              <w:noProof/>
            </w:rPr>
            <w:t xml:space="preserve">Yang, C. a. J. W. a. G. Z., 2019. Time Series Data Classification Based on Dual Path CNN-RNN Cascade Network. </w:t>
          </w:r>
          <w:r w:rsidRPr="001936F9">
            <w:rPr>
              <w:rFonts w:cstheme="minorHAnsi"/>
              <w:i/>
              <w:iCs/>
              <w:noProof/>
            </w:rPr>
            <w:t xml:space="preserve">IEEE Access, </w:t>
          </w:r>
          <w:r w:rsidRPr="001936F9">
            <w:rPr>
              <w:rFonts w:cstheme="minorHAnsi"/>
              <w:noProof/>
            </w:rPr>
            <w:t>Volume 7, pp. 155304-155312.</w:t>
          </w:r>
        </w:p>
        <w:p w14:paraId="20A1B576" w14:textId="77777777" w:rsidR="00964B0A" w:rsidRPr="001936F9" w:rsidRDefault="00964B0A" w:rsidP="00AF5AB2">
          <w:pPr>
            <w:pStyle w:val="Bibliography"/>
            <w:jc w:val="both"/>
            <w:rPr>
              <w:rFonts w:cstheme="minorHAnsi"/>
            </w:rPr>
          </w:pPr>
          <w:r w:rsidRPr="001936F9">
            <w:rPr>
              <w:rFonts w:cstheme="minorHAnsi"/>
            </w:rPr>
            <w:t xml:space="preserve">Yuan, J. L. G. a. W. B., 2011. Power Efficiency Estimation-Based Health Monitoring and Fault Detection of Modular and Reconfigurable Robot. </w:t>
          </w:r>
          <w:r w:rsidRPr="001936F9">
            <w:rPr>
              <w:rFonts w:cstheme="minorHAnsi"/>
              <w:i/>
            </w:rPr>
            <w:t xml:space="preserve">IEEE Transactions on Industrial Electronics, </w:t>
          </w:r>
          <w:r w:rsidRPr="001936F9">
            <w:rPr>
              <w:rFonts w:cstheme="minorHAnsi"/>
            </w:rPr>
            <w:t>October, 58(10), pp. 4880-4887.</w:t>
          </w:r>
        </w:p>
        <w:p w14:paraId="76BB3818" w14:textId="77777777" w:rsidR="00964B0A" w:rsidRPr="001936F9" w:rsidRDefault="00964B0A" w:rsidP="00AF5AB2">
          <w:pPr>
            <w:pStyle w:val="Bibliography"/>
            <w:jc w:val="both"/>
            <w:rPr>
              <w:rFonts w:cstheme="minorHAnsi"/>
            </w:rPr>
          </w:pPr>
          <w:r w:rsidRPr="001936F9">
            <w:rPr>
              <w:rFonts w:cstheme="minorHAnsi"/>
            </w:rPr>
            <w:t xml:space="preserve">Zhao, H. a. W. Z., 2012. Motion Measurement Using Inertial Sensors, Ultrasonic Sensors, and Magnetometers With Extended Kalman Filter for Data Fusion. </w:t>
          </w:r>
          <w:r w:rsidRPr="001936F9">
            <w:rPr>
              <w:rFonts w:cstheme="minorHAnsi"/>
              <w:i/>
            </w:rPr>
            <w:t xml:space="preserve">IEEE Sensors Journal, </w:t>
          </w:r>
          <w:r w:rsidRPr="001936F9">
            <w:rPr>
              <w:rFonts w:cstheme="minorHAnsi"/>
            </w:rPr>
            <w:t>May, 12(5), pp. {943-953.</w:t>
          </w:r>
        </w:p>
        <w:p w14:paraId="49DE4F56" w14:textId="425AAC3F" w:rsidR="00934A44" w:rsidRPr="001936F9" w:rsidRDefault="00934A44" w:rsidP="00AF5AB2">
          <w:pPr>
            <w:jc w:val="both"/>
            <w:rPr>
              <w:rFonts w:cstheme="minorHAnsi"/>
            </w:rPr>
          </w:pPr>
          <w:r w:rsidRPr="001936F9">
            <w:rPr>
              <w:rFonts w:cstheme="minorHAnsi"/>
              <w:b/>
            </w:rPr>
            <w:fldChar w:fldCharType="end"/>
          </w:r>
        </w:p>
      </w:sdtContent>
    </w:sdt>
    <w:p w14:paraId="6FAFE401" w14:textId="6E7E8B3D" w:rsidR="00D96FE9" w:rsidRDefault="00D96FE9" w:rsidP="177D0325">
      <w:pPr>
        <w:pStyle w:val="Heading1"/>
        <w:rPr>
          <w:rStyle w:val="eop"/>
          <w:rFonts w:asciiTheme="minorHAnsi" w:hAnsiTheme="minorHAnsi" w:cstheme="minorBidi"/>
          <w:color w:val="auto"/>
        </w:rPr>
      </w:pPr>
      <w:r w:rsidRPr="177D0325">
        <w:rPr>
          <w:rStyle w:val="normaltextrun"/>
          <w:rFonts w:asciiTheme="minorHAnsi" w:hAnsiTheme="minorHAnsi" w:cstheme="minorBidi"/>
        </w:rPr>
        <w:lastRenderedPageBreak/>
        <w:t>                                </w:t>
      </w:r>
      <w:r w:rsidRPr="177D0325">
        <w:rPr>
          <w:rStyle w:val="eop"/>
          <w:rFonts w:asciiTheme="minorHAnsi" w:hAnsiTheme="minorHAnsi" w:cstheme="minorBidi"/>
          <w:color w:val="F6F6F6"/>
        </w:rPr>
        <w:t> </w:t>
      </w:r>
      <w:bookmarkStart w:id="51" w:name="_Toc136322787"/>
      <w:r w:rsidR="008739E2" w:rsidRPr="177D0325">
        <w:rPr>
          <w:rStyle w:val="eop"/>
          <w:rFonts w:asciiTheme="minorHAnsi" w:hAnsiTheme="minorHAnsi" w:cstheme="minorBidi"/>
          <w:color w:val="auto"/>
        </w:rPr>
        <w:t>Appendix</w:t>
      </w:r>
      <w:bookmarkEnd w:id="51"/>
    </w:p>
    <w:p w14:paraId="2EB13676" w14:textId="37CAEF80" w:rsidR="003768EF" w:rsidRPr="00957859" w:rsidRDefault="003768EF" w:rsidP="003768EF">
      <w:pPr>
        <w:pStyle w:val="Heading2"/>
        <w:rPr>
          <w:color w:val="auto"/>
        </w:rPr>
      </w:pPr>
      <w:bookmarkStart w:id="52" w:name="_Toc1510063916"/>
      <w:r w:rsidRPr="177D0325">
        <w:rPr>
          <w:color w:val="auto"/>
        </w:rPr>
        <w:t>IMU code</w:t>
      </w:r>
      <w:bookmarkEnd w:id="52"/>
    </w:p>
    <w:p w14:paraId="07BBBB69" w14:textId="292C3E1B" w:rsidR="003768EF" w:rsidRPr="00957859" w:rsidRDefault="2B6FB62D" w:rsidP="003768EF">
      <w:r>
        <w:t>#include "LSM6DS3.h"</w:t>
      </w:r>
    </w:p>
    <w:p w14:paraId="20677FB3" w14:textId="75F86260" w:rsidR="003768EF" w:rsidRPr="00957859" w:rsidRDefault="2B6FB62D" w:rsidP="2E3D8446">
      <w:r>
        <w:t>#include "Wire.h"</w:t>
      </w:r>
    </w:p>
    <w:p w14:paraId="323CAA00" w14:textId="6BA063C3" w:rsidR="003768EF" w:rsidRPr="00957859" w:rsidRDefault="003768EF" w:rsidP="2E3D8446"/>
    <w:p w14:paraId="6FEA9A5D" w14:textId="250BF2A5" w:rsidR="003768EF" w:rsidRPr="00957859" w:rsidRDefault="2B6FB62D" w:rsidP="2E3D8446">
      <w:r>
        <w:t>//Create a instance of class LSM6DS3</w:t>
      </w:r>
    </w:p>
    <w:p w14:paraId="291975B4" w14:textId="1CF217E6" w:rsidR="003768EF" w:rsidRPr="00957859" w:rsidRDefault="2B6FB62D" w:rsidP="2E3D8446">
      <w:r>
        <w:t>LSM6DS3 myIMU(I2C_MODE, 0x6A);    //I2C device address 0x6A</w:t>
      </w:r>
    </w:p>
    <w:p w14:paraId="6567F0A7" w14:textId="1BBF424F" w:rsidR="003768EF" w:rsidRPr="00957859" w:rsidRDefault="003768EF" w:rsidP="2E3D8446"/>
    <w:p w14:paraId="2A219FA0" w14:textId="33EB08F9" w:rsidR="003768EF" w:rsidRPr="00957859" w:rsidRDefault="2B6FB62D" w:rsidP="2E3D8446">
      <w:r>
        <w:t>const int ledPin = LED_BUILTIN; // pin to use for the LED</w:t>
      </w:r>
    </w:p>
    <w:p w14:paraId="24DCA9E9" w14:textId="26DA3812" w:rsidR="003768EF" w:rsidRPr="00957859" w:rsidRDefault="2B6FB62D" w:rsidP="2E3D8446">
      <w:r>
        <w:t>int incomingChar;</w:t>
      </w:r>
    </w:p>
    <w:p w14:paraId="1A2CC60F" w14:textId="6BAEAE91" w:rsidR="003768EF" w:rsidRPr="00957859" w:rsidRDefault="003768EF" w:rsidP="2E3D8446"/>
    <w:p w14:paraId="1FDD1FC6" w14:textId="33F29C6E" w:rsidR="003768EF" w:rsidRPr="00957859" w:rsidRDefault="2B6FB62D" w:rsidP="2E3D8446">
      <w:r>
        <w:t>void config_PiCrawler_IMU() {</w:t>
      </w:r>
    </w:p>
    <w:p w14:paraId="6B4CCC62" w14:textId="70D480E2" w:rsidR="003768EF" w:rsidRPr="00957859" w:rsidRDefault="003768EF" w:rsidP="2E3D8446"/>
    <w:p w14:paraId="367B3EA9" w14:textId="2A92C781" w:rsidR="003768EF" w:rsidRPr="00957859" w:rsidRDefault="2B6FB62D" w:rsidP="2E3D8446">
      <w:r>
        <w:t xml:space="preserve">  // ---- Accelerometer ----</w:t>
      </w:r>
    </w:p>
    <w:p w14:paraId="42A3F074" w14:textId="15DB80BC" w:rsidR="003768EF" w:rsidRPr="00957859" w:rsidRDefault="2B6FB62D" w:rsidP="2E3D8446">
      <w:r>
        <w:t xml:space="preserve">  myIMU.settings.accelEnabled     = 1;</w:t>
      </w:r>
    </w:p>
    <w:p w14:paraId="0735DB61" w14:textId="53701E22" w:rsidR="003768EF" w:rsidRPr="00957859" w:rsidRDefault="2B6FB62D" w:rsidP="2E3D8446">
      <w:r>
        <w:t xml:space="preserve">  myIMU.settings.accelRange       = 4;     // ±4 g</w:t>
      </w:r>
    </w:p>
    <w:p w14:paraId="18AF1728" w14:textId="27F30BB6" w:rsidR="003768EF" w:rsidRPr="00957859" w:rsidRDefault="2B6FB62D" w:rsidP="2E3D8446">
      <w:r>
        <w:t xml:space="preserve">  myIMU.settings.accelSampleRate  = 400;   // Hz</w:t>
      </w:r>
    </w:p>
    <w:p w14:paraId="54B64BD6" w14:textId="6A0A4F47" w:rsidR="003768EF" w:rsidRPr="00957859" w:rsidRDefault="2B6FB62D" w:rsidP="2E3D8446">
      <w:r>
        <w:t xml:space="preserve">  myIMU.settings.accelBandWidth   = 100;   // LPF ~100 Hz</w:t>
      </w:r>
    </w:p>
    <w:p w14:paraId="25F14172" w14:textId="6080BF68" w:rsidR="003768EF" w:rsidRPr="00957859" w:rsidRDefault="003768EF" w:rsidP="2E3D8446"/>
    <w:p w14:paraId="65EDCE7D" w14:textId="78C8ADE0" w:rsidR="003768EF" w:rsidRPr="00957859" w:rsidRDefault="2B6FB62D" w:rsidP="2E3D8446">
      <w:r>
        <w:t xml:space="preserve">  Serial.println("PiCrawler IMU configured for 400 Hz ±4 g / ±500 °/s with LPF ≈ 100 Hz");</w:t>
      </w:r>
    </w:p>
    <w:p w14:paraId="1F7181FF" w14:textId="3175DD3E" w:rsidR="003768EF" w:rsidRPr="00957859" w:rsidRDefault="2B6FB62D" w:rsidP="2E3D8446">
      <w:r>
        <w:t>}</w:t>
      </w:r>
    </w:p>
    <w:p w14:paraId="47EE6FC9" w14:textId="369D07EB" w:rsidR="003768EF" w:rsidRPr="00957859" w:rsidRDefault="003768EF" w:rsidP="2E3D8446"/>
    <w:p w14:paraId="382852D7" w14:textId="1E2E4348" w:rsidR="003768EF" w:rsidRPr="00957859" w:rsidRDefault="2B6FB62D" w:rsidP="2E3D8446">
      <w:r>
        <w:t>void setup() {</w:t>
      </w:r>
    </w:p>
    <w:p w14:paraId="02321BD5" w14:textId="349E82A6" w:rsidR="003768EF" w:rsidRPr="00957859" w:rsidRDefault="2B6FB62D" w:rsidP="2E3D8446">
      <w:r>
        <w:t xml:space="preserve">    Serial.begin(115200); //sets baud rate</w:t>
      </w:r>
    </w:p>
    <w:p w14:paraId="2CEE7152" w14:textId="4B48A886" w:rsidR="003768EF" w:rsidRPr="00957859" w:rsidRDefault="2B6FB62D" w:rsidP="2E3D8446">
      <w:r>
        <w:t xml:space="preserve">    while (!Serial);</w:t>
      </w:r>
    </w:p>
    <w:p w14:paraId="6EFE6A5E" w14:textId="3D3DC85B" w:rsidR="003768EF" w:rsidRPr="00957859" w:rsidRDefault="2B6FB62D" w:rsidP="2E3D8446">
      <w:r>
        <w:t xml:space="preserve">    pinMode(ledPin, OUTPUT);</w:t>
      </w:r>
    </w:p>
    <w:p w14:paraId="0D0F58B8" w14:textId="7CEA4EF5" w:rsidR="003768EF" w:rsidRPr="00957859" w:rsidRDefault="003768EF" w:rsidP="2E3D8446"/>
    <w:p w14:paraId="7C15C853" w14:textId="4C1F5023" w:rsidR="003768EF" w:rsidRPr="00957859" w:rsidRDefault="2B6FB62D" w:rsidP="2E3D8446">
      <w:r>
        <w:t xml:space="preserve">    if (myIMU.begin() != 0) { //Applies settings</w:t>
      </w:r>
    </w:p>
    <w:p w14:paraId="3C1F5E11" w14:textId="5AB4C485" w:rsidR="003768EF" w:rsidRPr="00957859" w:rsidRDefault="2B6FB62D" w:rsidP="2E3D8446">
      <w:r>
        <w:t xml:space="preserve">        Serial.println("Device error");</w:t>
      </w:r>
    </w:p>
    <w:p w14:paraId="279500BB" w14:textId="4DEA6E58" w:rsidR="003768EF" w:rsidRPr="00957859" w:rsidRDefault="2B6FB62D" w:rsidP="2E3D8446">
      <w:r>
        <w:t xml:space="preserve">        return;</w:t>
      </w:r>
    </w:p>
    <w:p w14:paraId="123753BC" w14:textId="595C4BB7" w:rsidR="003768EF" w:rsidRPr="00957859" w:rsidRDefault="2B6FB62D" w:rsidP="2E3D8446">
      <w:r>
        <w:lastRenderedPageBreak/>
        <w:t xml:space="preserve">    }</w:t>
      </w:r>
    </w:p>
    <w:p w14:paraId="5D75A4F4" w14:textId="677EB8CA" w:rsidR="003768EF" w:rsidRPr="00957859" w:rsidRDefault="003768EF" w:rsidP="2E3D8446"/>
    <w:p w14:paraId="333F645B" w14:textId="62BEE35B" w:rsidR="003768EF" w:rsidRPr="00957859" w:rsidRDefault="2B6FB62D" w:rsidP="2E3D8446">
      <w:r>
        <w:t xml:space="preserve">    Serial.println("Device OK!");</w:t>
      </w:r>
    </w:p>
    <w:p w14:paraId="1AB0E85A" w14:textId="4B3D946D" w:rsidR="003768EF" w:rsidRPr="00957859" w:rsidRDefault="2B6FB62D" w:rsidP="2E3D8446">
      <w:r>
        <w:t xml:space="preserve">    pinMode(ledPin, OUTPUT);</w:t>
      </w:r>
    </w:p>
    <w:p w14:paraId="524DB9D0" w14:textId="7CD456D5" w:rsidR="003768EF" w:rsidRPr="00957859" w:rsidRDefault="2B6FB62D" w:rsidP="2E3D8446">
      <w:r>
        <w:t xml:space="preserve">    config_PiCrawler_IMU();</w:t>
      </w:r>
    </w:p>
    <w:p w14:paraId="175E295E" w14:textId="6D05B3A2" w:rsidR="003768EF" w:rsidRPr="00957859" w:rsidRDefault="2B6FB62D" w:rsidP="2E3D8446">
      <w:r>
        <w:t>}</w:t>
      </w:r>
    </w:p>
    <w:p w14:paraId="48F9023C" w14:textId="0AA0CDE1" w:rsidR="003768EF" w:rsidRPr="00957859" w:rsidRDefault="003768EF" w:rsidP="2E3D8446"/>
    <w:p w14:paraId="1711F94D" w14:textId="781DF034" w:rsidR="003768EF" w:rsidRPr="00957859" w:rsidRDefault="2B6FB62D" w:rsidP="2E3D8446">
      <w:r>
        <w:t>// Prints IMU data</w:t>
      </w:r>
    </w:p>
    <w:p w14:paraId="1327900A" w14:textId="6DCE0302" w:rsidR="003768EF" w:rsidRPr="00957859" w:rsidRDefault="2B6FB62D" w:rsidP="2E3D8446">
      <w:r>
        <w:t>void loop() {</w:t>
      </w:r>
    </w:p>
    <w:p w14:paraId="03DB89A2" w14:textId="7F35BE07" w:rsidR="003768EF" w:rsidRPr="00957859" w:rsidRDefault="2B6FB62D" w:rsidP="2E3D8446">
      <w:r>
        <w:t xml:space="preserve">  for(int i = 0; i &lt;= 200000; i++){</w:t>
      </w:r>
    </w:p>
    <w:p w14:paraId="52E98944" w14:textId="4A88720B" w:rsidR="003768EF" w:rsidRPr="00957859" w:rsidRDefault="2B6FB62D" w:rsidP="2E3D8446">
      <w:r>
        <w:t xml:space="preserve">        incomingChar = Serial.read();</w:t>
      </w:r>
    </w:p>
    <w:p w14:paraId="75687DD4" w14:textId="5599E9CE" w:rsidR="003768EF" w:rsidRPr="00957859" w:rsidRDefault="2B6FB62D" w:rsidP="2E3D8446">
      <w:r>
        <w:t xml:space="preserve">        Serial.print(myIMU.readFloatAccelX(), 4);</w:t>
      </w:r>
    </w:p>
    <w:p w14:paraId="392706B3" w14:textId="649246CF" w:rsidR="003768EF" w:rsidRPr="00957859" w:rsidRDefault="2B6FB62D" w:rsidP="2E3D8446">
      <w:r>
        <w:t xml:space="preserve">        Serial.print(" , ");</w:t>
      </w:r>
    </w:p>
    <w:p w14:paraId="146ADA84" w14:textId="2464EB87" w:rsidR="003768EF" w:rsidRPr="00957859" w:rsidRDefault="2B6FB62D" w:rsidP="2E3D8446">
      <w:r>
        <w:t xml:space="preserve">        Serial.print(myIMU.readFloatAccelY(), 4);</w:t>
      </w:r>
    </w:p>
    <w:p w14:paraId="51EA4278" w14:textId="2A6453FF" w:rsidR="003768EF" w:rsidRPr="00957859" w:rsidRDefault="2B6FB62D" w:rsidP="2E3D8446">
      <w:r>
        <w:t xml:space="preserve">        Serial.print(" , ");</w:t>
      </w:r>
    </w:p>
    <w:p w14:paraId="36F5F52F" w14:textId="2A905D48" w:rsidR="003768EF" w:rsidRPr="00957859" w:rsidRDefault="2B6FB62D" w:rsidP="2E3D8446">
      <w:r>
        <w:t xml:space="preserve">        Serial.print(myIMU.readFloatAccelZ(), 4);</w:t>
      </w:r>
    </w:p>
    <w:p w14:paraId="691D24A3" w14:textId="23E90CFF" w:rsidR="003768EF" w:rsidRPr="00957859" w:rsidRDefault="2B6FB62D" w:rsidP="2E3D8446">
      <w:r>
        <w:t xml:space="preserve">        Serial.print(" ,\n ");</w:t>
      </w:r>
    </w:p>
    <w:p w14:paraId="148FD565" w14:textId="1F88153E" w:rsidR="003768EF" w:rsidRPr="00957859" w:rsidRDefault="2B6FB62D" w:rsidP="2E3D8446">
      <w:r>
        <w:t xml:space="preserve">  }</w:t>
      </w:r>
    </w:p>
    <w:p w14:paraId="37E889F1" w14:textId="1BA912B1" w:rsidR="003768EF" w:rsidRPr="00957859" w:rsidRDefault="2B6FB62D" w:rsidP="2E3D8446">
      <w:r>
        <w:t>}</w:t>
      </w:r>
    </w:p>
    <w:p w14:paraId="29988010" w14:textId="3F19BE9E" w:rsidR="003768EF" w:rsidRPr="00957859" w:rsidRDefault="003768EF" w:rsidP="003768EF"/>
    <w:p w14:paraId="6F6C1C30" w14:textId="34A28532" w:rsidR="003768EF" w:rsidRPr="00957859" w:rsidRDefault="003768EF" w:rsidP="003768EF">
      <w:pPr>
        <w:pStyle w:val="Heading2"/>
        <w:rPr>
          <w:color w:val="auto"/>
        </w:rPr>
      </w:pPr>
      <w:bookmarkStart w:id="53" w:name="_Toc598790602"/>
      <w:r w:rsidRPr="177D0325">
        <w:rPr>
          <w:color w:val="auto"/>
        </w:rPr>
        <w:t>CSV code</w:t>
      </w:r>
      <w:bookmarkEnd w:id="53"/>
    </w:p>
    <w:p w14:paraId="26D70877" w14:textId="06A3FBE2" w:rsidR="003768EF" w:rsidRPr="00957859" w:rsidRDefault="18ADF539" w:rsidP="003768EF">
      <w:r>
        <w:t>import serial</w:t>
      </w:r>
    </w:p>
    <w:p w14:paraId="3E47D7B2" w14:textId="47F41BC3" w:rsidR="003768EF" w:rsidRPr="00957859" w:rsidRDefault="18ADF539" w:rsidP="7CA8982B">
      <w:r>
        <w:t>from datetime import datetime</w:t>
      </w:r>
    </w:p>
    <w:p w14:paraId="5DAA53C7" w14:textId="073CBB25" w:rsidR="003768EF" w:rsidRPr="00957859" w:rsidRDefault="18ADF539" w:rsidP="7CA8982B">
      <w:r>
        <w:t>import csv</w:t>
      </w:r>
    </w:p>
    <w:p w14:paraId="2A0C2304" w14:textId="69EFCDBE" w:rsidR="003768EF" w:rsidRPr="00957859" w:rsidRDefault="18ADF539" w:rsidP="7CA8982B">
      <w:r>
        <w:t>i = 0</w:t>
      </w:r>
    </w:p>
    <w:p w14:paraId="5B59D456" w14:textId="0ECE23C0" w:rsidR="003768EF" w:rsidRPr="00957859" w:rsidRDefault="18ADF539" w:rsidP="7CA8982B">
      <w:r>
        <w:t>#Open a csv file and set it up to receive comma delimited input</w:t>
      </w:r>
    </w:p>
    <w:p w14:paraId="125FBDF7" w14:textId="786785D2" w:rsidR="003768EF" w:rsidRPr="00957859" w:rsidRDefault="18ADF539" w:rsidP="7CA8982B">
      <w:r>
        <w:t>logging = open('logging.csv',mode='a')</w:t>
      </w:r>
    </w:p>
    <w:p w14:paraId="1F035A69" w14:textId="46270DF2" w:rsidR="003768EF" w:rsidRPr="00957859" w:rsidRDefault="18ADF539" w:rsidP="7CA8982B">
      <w:r>
        <w:t>writer = csv.writer(logging, delimiter=",", escapechar=' ', quoting=csv.QUOTE_NONE)</w:t>
      </w:r>
    </w:p>
    <w:p w14:paraId="2DE2ECE0" w14:textId="08BAF407" w:rsidR="003768EF" w:rsidRPr="00957859" w:rsidRDefault="18ADF539" w:rsidP="7CA8982B">
      <w:r>
        <w:t xml:space="preserve"> </w:t>
      </w:r>
    </w:p>
    <w:p w14:paraId="2FF36689" w14:textId="4442BAAC" w:rsidR="003768EF" w:rsidRPr="00957859" w:rsidRDefault="18ADF539" w:rsidP="7CA8982B">
      <w:r>
        <w:t>#Open a serial port that is connected to an Arduino</w:t>
      </w:r>
    </w:p>
    <w:p w14:paraId="1E3C9C39" w14:textId="1942BB6F" w:rsidR="003768EF" w:rsidRPr="00957859" w:rsidRDefault="18ADF539" w:rsidP="7CA8982B">
      <w:r>
        <w:t>ser = serial.Serial('COM4', baudrate=115200, timeout=1)</w:t>
      </w:r>
    </w:p>
    <w:p w14:paraId="511EB671" w14:textId="7A4B447B" w:rsidR="003768EF" w:rsidRPr="00957859" w:rsidRDefault="18ADF539" w:rsidP="7CA8982B">
      <w:r>
        <w:lastRenderedPageBreak/>
        <w:t>ser.flushInput()</w:t>
      </w:r>
    </w:p>
    <w:p w14:paraId="452844AF" w14:textId="0F451B19" w:rsidR="003768EF" w:rsidRPr="00957859" w:rsidRDefault="18ADF539" w:rsidP="7CA8982B">
      <w:r>
        <w:t xml:space="preserve"> </w:t>
      </w:r>
    </w:p>
    <w:p w14:paraId="6B9B0EB0" w14:textId="5158F0DF" w:rsidR="003768EF" w:rsidRPr="00957859" w:rsidRDefault="18ADF539" w:rsidP="7CA8982B">
      <w:r>
        <w:t>while True:</w:t>
      </w:r>
    </w:p>
    <w:p w14:paraId="1FA83F37" w14:textId="2183B706" w:rsidR="003768EF" w:rsidRPr="00957859" w:rsidRDefault="18ADF539" w:rsidP="7CA8982B">
      <w:r>
        <w:t xml:space="preserve">    #Read in data from Serial until \n n received</w:t>
      </w:r>
    </w:p>
    <w:p w14:paraId="01FAABAC" w14:textId="524BD5A9" w:rsidR="003768EF" w:rsidRPr="00957859" w:rsidRDefault="18ADF539" w:rsidP="7CA8982B">
      <w:r>
        <w:t xml:space="preserve">    ser_bytes = ser.readline()</w:t>
      </w:r>
    </w:p>
    <w:p w14:paraId="53E9A320" w14:textId="0394BBDA" w:rsidR="003768EF" w:rsidRPr="00957859" w:rsidRDefault="18ADF539" w:rsidP="7CA8982B">
      <w:r>
        <w:t xml:space="preserve">    print(ser_bytes)</w:t>
      </w:r>
    </w:p>
    <w:p w14:paraId="65CFF0FD" w14:textId="35542AA1" w:rsidR="003768EF" w:rsidRPr="00957859" w:rsidRDefault="18ADF539" w:rsidP="7CA8982B">
      <w:r>
        <w:t xml:space="preserve"> </w:t>
      </w:r>
    </w:p>
    <w:p w14:paraId="5F63BDBF" w14:textId="2E5EA0FA" w:rsidR="003768EF" w:rsidRPr="00957859" w:rsidRDefault="18ADF539" w:rsidP="7CA8982B">
      <w:r>
        <w:t xml:space="preserve">    #Convert received bytes to text format</w:t>
      </w:r>
    </w:p>
    <w:p w14:paraId="0C06BEDE" w14:textId="69AE26FC" w:rsidR="003768EF" w:rsidRPr="00957859" w:rsidRDefault="18ADF539" w:rsidP="7CA8982B">
      <w:r>
        <w:t xml:space="preserve">    decoded_bytes = (ser_bytes[0:len(ser_bytes)-2].decode("utf-8"))</w:t>
      </w:r>
    </w:p>
    <w:p w14:paraId="38859EEA" w14:textId="4651CD33" w:rsidR="003768EF" w:rsidRPr="00957859" w:rsidRDefault="18ADF539" w:rsidP="7CA8982B">
      <w:r>
        <w:t xml:space="preserve">    print(decoded_bytes)</w:t>
      </w:r>
    </w:p>
    <w:p w14:paraId="4EE9617D" w14:textId="0F94999C" w:rsidR="003768EF" w:rsidRPr="00957859" w:rsidRDefault="18ADF539" w:rsidP="7CA8982B">
      <w:r>
        <w:t xml:space="preserve"> </w:t>
      </w:r>
    </w:p>
    <w:p w14:paraId="7C765B89" w14:textId="3A60D536" w:rsidR="003768EF" w:rsidRPr="00957859" w:rsidRDefault="18ADF539" w:rsidP="7CA8982B">
      <w:r>
        <w:t xml:space="preserve">    #Retreive current time</w:t>
      </w:r>
    </w:p>
    <w:p w14:paraId="2B466ED3" w14:textId="3D50D603" w:rsidR="003768EF" w:rsidRPr="00957859" w:rsidRDefault="18ADF539" w:rsidP="7CA8982B">
      <w:r>
        <w:t xml:space="preserve">    c = datetime.now()</w:t>
      </w:r>
    </w:p>
    <w:p w14:paraId="6DB8398A" w14:textId="017326E6" w:rsidR="003768EF" w:rsidRPr="00957859" w:rsidRDefault="18ADF539" w:rsidP="7CA8982B">
      <w:r>
        <w:t xml:space="preserve">    current_time = c.strftime('%H:%M:%S')</w:t>
      </w:r>
    </w:p>
    <w:p w14:paraId="572D5C70" w14:textId="5C477371" w:rsidR="003768EF" w:rsidRPr="00957859" w:rsidRDefault="18ADF539" w:rsidP="7CA8982B">
      <w:r>
        <w:t xml:space="preserve">    print(current_time)</w:t>
      </w:r>
    </w:p>
    <w:p w14:paraId="70830E15" w14:textId="3983611E" w:rsidR="003768EF" w:rsidRPr="00957859" w:rsidRDefault="18ADF539" w:rsidP="7CA8982B">
      <w:r>
        <w:t xml:space="preserve"> </w:t>
      </w:r>
    </w:p>
    <w:p w14:paraId="28D2977B" w14:textId="1CA2EAE8" w:rsidR="003768EF" w:rsidRPr="00957859" w:rsidRDefault="18ADF539" w:rsidP="7CA8982B">
      <w:r>
        <w:t xml:space="preserve">    #Write received data to CSV file</w:t>
      </w:r>
    </w:p>
    <w:p w14:paraId="1562672F" w14:textId="39AFA592" w:rsidR="003768EF" w:rsidRPr="00957859" w:rsidRDefault="18ADF539" w:rsidP="7CA8982B">
      <w:r>
        <w:t xml:space="preserve">    writer.writerow([current_time,decoded_bytes])</w:t>
      </w:r>
    </w:p>
    <w:p w14:paraId="5F1A99C9" w14:textId="120CA717" w:rsidR="003768EF" w:rsidRPr="00957859" w:rsidRDefault="18ADF539" w:rsidP="7CA8982B">
      <w:r>
        <w:t xml:space="preserve"> </w:t>
      </w:r>
    </w:p>
    <w:p w14:paraId="28B63647" w14:textId="356C815D" w:rsidR="003768EF" w:rsidRPr="00957859" w:rsidRDefault="18ADF539" w:rsidP="7CA8982B">
      <w:r>
        <w:t># Close port and CSV file to exit</w:t>
      </w:r>
    </w:p>
    <w:p w14:paraId="0BC88D63" w14:textId="4B0BE8DC" w:rsidR="003768EF" w:rsidRPr="00957859" w:rsidRDefault="18ADF539" w:rsidP="7CA8982B">
      <w:r>
        <w:t>ser.close()</w:t>
      </w:r>
    </w:p>
    <w:p w14:paraId="45BB6664" w14:textId="7CFAC3B2" w:rsidR="003768EF" w:rsidRPr="00957859" w:rsidRDefault="18ADF539" w:rsidP="7CA8982B">
      <w:r>
        <w:t>logging.close()</w:t>
      </w:r>
    </w:p>
    <w:p w14:paraId="443B6386" w14:textId="083CD949" w:rsidR="003768EF" w:rsidRPr="00957859" w:rsidRDefault="18ADF539" w:rsidP="7CA8982B">
      <w:r>
        <w:t>print("logging finished")</w:t>
      </w:r>
    </w:p>
    <w:p w14:paraId="7DABE6CE" w14:textId="77777777" w:rsidR="003768EF" w:rsidRPr="00957859" w:rsidRDefault="003768EF" w:rsidP="177D0325">
      <w:pPr>
        <w:pStyle w:val="Heading2"/>
      </w:pPr>
    </w:p>
    <w:p w14:paraId="26E8D988" w14:textId="76D2A83C" w:rsidR="5229C53A" w:rsidRDefault="5229C53A" w:rsidP="177D0325">
      <w:pPr>
        <w:pStyle w:val="Heading2"/>
        <w:rPr>
          <w:color w:val="auto"/>
        </w:rPr>
      </w:pPr>
      <w:bookmarkStart w:id="54" w:name="_Toc1681027013"/>
      <w:r w:rsidRPr="177D0325">
        <w:rPr>
          <w:color w:val="auto"/>
        </w:rPr>
        <w:t>Movement plan code</w:t>
      </w:r>
      <w:bookmarkEnd w:id="54"/>
    </w:p>
    <w:p w14:paraId="51F87318" w14:textId="1928CAEE" w:rsidR="5229C53A" w:rsidRDefault="5229C53A" w:rsidP="177D0325">
      <w:r>
        <w:t>for (var count = 0; count &lt;100; coutn++) {</w:t>
      </w:r>
    </w:p>
    <w:p w14:paraId="1832870D" w14:textId="777714C5" w:rsidR="5229C53A" w:rsidRDefault="5229C53A" w:rsidP="177D0325">
      <w:r>
        <w:t>Movement.setSpeed(100, 100);</w:t>
      </w:r>
    </w:p>
    <w:p w14:paraId="6989BF42" w14:textId="1EB5315C" w:rsidR="5229C53A" w:rsidRDefault="5229C53A" w:rsidP="177D0325">
      <w:r>
        <w:t>Movement.forward();</w:t>
      </w:r>
    </w:p>
    <w:p w14:paraId="44156E1E" w14:textId="0F29299A" w:rsidR="5229C53A" w:rsidRDefault="5229C53A" w:rsidP="177D0325">
      <w:r>
        <w:t>sleep(15000.0);</w:t>
      </w:r>
    </w:p>
    <w:p w14:paraId="78E7056C" w14:textId="37B95828" w:rsidR="5229C53A" w:rsidRDefault="5229C53A" w:rsidP="177D0325">
      <w:r>
        <w:t>Movement.stop();</w:t>
      </w:r>
    </w:p>
    <w:p w14:paraId="0159B362" w14:textId="375DF46B" w:rsidR="5229C53A" w:rsidRDefault="5229C53A" w:rsidP="177D0325">
      <w:r>
        <w:t xml:space="preserve"> </w:t>
      </w:r>
    </w:p>
    <w:p w14:paraId="6566785B" w14:textId="69D84646" w:rsidR="5229C53A" w:rsidRDefault="5229C53A" w:rsidP="177D0325">
      <w:r>
        <w:lastRenderedPageBreak/>
        <w:t>controlCommand("180 Degrees", "ScriptStartwait");</w:t>
      </w:r>
    </w:p>
    <w:p w14:paraId="00E3F39B" w14:textId="3419508D" w:rsidR="5229C53A" w:rsidRDefault="5229C53A" w:rsidP="177D0325">
      <w:r>
        <w:t xml:space="preserve"> </w:t>
      </w:r>
    </w:p>
    <w:p w14:paraId="03AC9B7E" w14:textId="5A9E793B" w:rsidR="5229C53A" w:rsidRDefault="5229C53A" w:rsidP="177D0325">
      <w:r>
        <w:t>Movement.setSpeed(100, 100);</w:t>
      </w:r>
    </w:p>
    <w:p w14:paraId="575A590A" w14:textId="5B123192" w:rsidR="5229C53A" w:rsidRDefault="5229C53A" w:rsidP="177D0325">
      <w:r>
        <w:t>Movement.reverse();</w:t>
      </w:r>
    </w:p>
    <w:p w14:paraId="7D1BF90A" w14:textId="6FB35B35" w:rsidR="5229C53A" w:rsidRDefault="5229C53A" w:rsidP="177D0325">
      <w:r>
        <w:t>sleep(15000.0);</w:t>
      </w:r>
    </w:p>
    <w:p w14:paraId="457E9B9D" w14:textId="1B11E3A1" w:rsidR="5229C53A" w:rsidRDefault="5229C53A" w:rsidP="177D0325">
      <w:r>
        <w:t>Movement.stop();</w:t>
      </w:r>
    </w:p>
    <w:p w14:paraId="3C6CEDC5" w14:textId="336828D2" w:rsidR="5229C53A" w:rsidRDefault="5229C53A" w:rsidP="177D0325">
      <w:r>
        <w:t>}</w:t>
      </w:r>
    </w:p>
    <w:p w14:paraId="39482144" w14:textId="0710A21E" w:rsidR="5229C53A" w:rsidRDefault="5229C53A" w:rsidP="177D0325">
      <w:r>
        <w:t>delete count;</w:t>
      </w:r>
    </w:p>
    <w:p w14:paraId="2BFCFF8C" w14:textId="315066A3" w:rsidR="5229C53A" w:rsidRDefault="5229C53A" w:rsidP="177D0325">
      <w:r>
        <w:t xml:space="preserve"> </w:t>
      </w:r>
    </w:p>
    <w:p w14:paraId="6F299268" w14:textId="3BA486AA" w:rsidR="5229C53A" w:rsidRDefault="5229C53A" w:rsidP="177D0325">
      <w:r>
        <w:t>Movement.stop();</w:t>
      </w:r>
    </w:p>
    <w:p w14:paraId="1CE07360" w14:textId="41EBDB83" w:rsidR="177D0325" w:rsidRDefault="177D0325" w:rsidP="177D0325"/>
    <w:p w14:paraId="2A0F1F47" w14:textId="793B37F5" w:rsidR="003768EF" w:rsidRPr="00957859" w:rsidRDefault="003768EF" w:rsidP="003768EF">
      <w:pPr>
        <w:pStyle w:val="Heading2"/>
        <w:rPr>
          <w:color w:val="auto"/>
        </w:rPr>
      </w:pPr>
      <w:bookmarkStart w:id="55" w:name="_Toc1138079575"/>
      <w:r w:rsidRPr="177D0325">
        <w:rPr>
          <w:color w:val="auto"/>
        </w:rPr>
        <w:t>RNN training code</w:t>
      </w:r>
      <w:bookmarkEnd w:id="55"/>
    </w:p>
    <w:p w14:paraId="36C9B218" w14:textId="77777777" w:rsidR="008240B4" w:rsidRDefault="008240B4" w:rsidP="008240B4">
      <w:r>
        <w:t>import numpy as np</w:t>
      </w:r>
    </w:p>
    <w:p w14:paraId="72C221F3" w14:textId="77777777" w:rsidR="008240B4" w:rsidRDefault="008240B4" w:rsidP="008240B4">
      <w:r>
        <w:t>import torch</w:t>
      </w:r>
    </w:p>
    <w:p w14:paraId="1C9D6250" w14:textId="77777777" w:rsidR="008240B4" w:rsidRDefault="008240B4" w:rsidP="008240B4">
      <w:r>
        <w:t>import torch.nn as nn</w:t>
      </w:r>
    </w:p>
    <w:p w14:paraId="5CD1546D" w14:textId="77777777" w:rsidR="008240B4" w:rsidRDefault="008240B4" w:rsidP="008240B4">
      <w:r>
        <w:t>import pandas as pd</w:t>
      </w:r>
    </w:p>
    <w:p w14:paraId="65A0D0BB" w14:textId="77777777" w:rsidR="008240B4" w:rsidRDefault="008240B4" w:rsidP="008240B4">
      <w:r>
        <w:t>from google.colab import drive # importing your gdrive</w:t>
      </w:r>
    </w:p>
    <w:p w14:paraId="65748ECA" w14:textId="77777777" w:rsidR="008240B4" w:rsidRDefault="008240B4" w:rsidP="008240B4">
      <w:r>
        <w:t>drive.mount('/content/gdrive') # mounting your gdrive</w:t>
      </w:r>
    </w:p>
    <w:p w14:paraId="4396DB10" w14:textId="77777777" w:rsidR="008240B4" w:rsidRDefault="008240B4" w:rsidP="008240B4">
      <w:r>
        <w:t>import matplotlib.pyplot as plt</w:t>
      </w:r>
    </w:p>
    <w:p w14:paraId="0D5EBC13" w14:textId="77777777" w:rsidR="008240B4" w:rsidRDefault="008240B4" w:rsidP="008240B4">
      <w:r>
        <w:t>import torch.utils.data as data</w:t>
      </w:r>
    </w:p>
    <w:p w14:paraId="0661CE6B" w14:textId="77777777" w:rsidR="008240B4" w:rsidRDefault="008240B4" w:rsidP="008240B4">
      <w:r>
        <w:t>from sklearn.metrics import r2_score, mean_absolute_error</w:t>
      </w:r>
    </w:p>
    <w:p w14:paraId="7138841C" w14:textId="77777777" w:rsidR="008240B4" w:rsidRDefault="008240B4" w:rsidP="008240B4"/>
    <w:p w14:paraId="20310A94" w14:textId="77777777" w:rsidR="008240B4" w:rsidRDefault="008240B4" w:rsidP="008240B4">
      <w:r>
        <w:t>column_names = ['timestamp', 'x', 'y', 'z']</w:t>
      </w:r>
    </w:p>
    <w:p w14:paraId="146F9288" w14:textId="77777777" w:rsidR="008240B4" w:rsidRDefault="008240B4" w:rsidP="008240B4">
      <w:r>
        <w:t>dataset = pd.read_csv("/content/gdrive/MyDrive/logging.csv", header=None, names=column_names)</w:t>
      </w:r>
    </w:p>
    <w:p w14:paraId="175518D1" w14:textId="77777777" w:rsidR="008240B4" w:rsidRDefault="008240B4" w:rsidP="008240B4">
      <w:r>
        <w:t>display(dataset.head())</w:t>
      </w:r>
    </w:p>
    <w:p w14:paraId="36A5C040" w14:textId="77777777" w:rsidR="008240B4" w:rsidRDefault="008240B4" w:rsidP="008240B4">
      <w:r>
        <w:t>features = dataset[['x', 'y', 'z']].values</w:t>
      </w:r>
    </w:p>
    <w:p w14:paraId="0FCD252E" w14:textId="77777777" w:rsidR="008240B4" w:rsidRDefault="008240B4" w:rsidP="008240B4"/>
    <w:p w14:paraId="4C180597" w14:textId="77777777" w:rsidR="008240B4" w:rsidRDefault="008240B4" w:rsidP="008240B4">
      <w:r>
        <w:t>class RegressionRNN(nn.Module):</w:t>
      </w:r>
    </w:p>
    <w:p w14:paraId="509B4E51" w14:textId="77777777" w:rsidR="008240B4" w:rsidRDefault="008240B4" w:rsidP="008240B4">
      <w:r>
        <w:t xml:space="preserve">    def __init__(self, input_dim, hidden_dim, num_layers=1, dropout=0.0):</w:t>
      </w:r>
    </w:p>
    <w:p w14:paraId="711858CF" w14:textId="77777777" w:rsidR="008240B4" w:rsidRDefault="008240B4" w:rsidP="008240B4">
      <w:r>
        <w:t xml:space="preserve">        super().__init__()</w:t>
      </w:r>
    </w:p>
    <w:p w14:paraId="4E13DFCE" w14:textId="77777777" w:rsidR="008240B4" w:rsidRDefault="008240B4" w:rsidP="008240B4">
      <w:r>
        <w:lastRenderedPageBreak/>
        <w:t xml:space="preserve">        self.rnn = nn.LSTM(</w:t>
      </w:r>
    </w:p>
    <w:p w14:paraId="6B7DBD2C" w14:textId="77777777" w:rsidR="008240B4" w:rsidRDefault="008240B4" w:rsidP="008240B4">
      <w:r>
        <w:t xml:space="preserve">            input_dim,</w:t>
      </w:r>
    </w:p>
    <w:p w14:paraId="51CF2AEF" w14:textId="77777777" w:rsidR="008240B4" w:rsidRDefault="008240B4" w:rsidP="008240B4">
      <w:r>
        <w:t xml:space="preserve">            hidden_dim,</w:t>
      </w:r>
    </w:p>
    <w:p w14:paraId="13AEE6AC" w14:textId="77777777" w:rsidR="008240B4" w:rsidRDefault="008240B4" w:rsidP="008240B4">
      <w:r>
        <w:t xml:space="preserve">            num_layers=num_layers,</w:t>
      </w:r>
    </w:p>
    <w:p w14:paraId="37D411C7" w14:textId="77777777" w:rsidR="008240B4" w:rsidRDefault="008240B4" w:rsidP="008240B4">
      <w:r>
        <w:t xml:space="preserve">            dropout=dropout,</w:t>
      </w:r>
    </w:p>
    <w:p w14:paraId="5DBAC919" w14:textId="77777777" w:rsidR="008240B4" w:rsidRDefault="008240B4" w:rsidP="008240B4">
      <w:r>
        <w:t xml:space="preserve">            batch_first=True</w:t>
      </w:r>
    </w:p>
    <w:p w14:paraId="61C19AB3" w14:textId="77777777" w:rsidR="008240B4" w:rsidRDefault="008240B4" w:rsidP="008240B4">
      <w:r>
        <w:t xml:space="preserve">        )</w:t>
      </w:r>
    </w:p>
    <w:p w14:paraId="5B589DF7" w14:textId="77777777" w:rsidR="008240B4" w:rsidRDefault="008240B4" w:rsidP="008240B4">
      <w:r>
        <w:t xml:space="preserve">        self.fc = nn.Linear(hidden_dim, 3)  </w:t>
      </w:r>
    </w:p>
    <w:p w14:paraId="71B0FDDF" w14:textId="77777777" w:rsidR="008240B4" w:rsidRDefault="008240B4" w:rsidP="008240B4"/>
    <w:p w14:paraId="2E08387E" w14:textId="77777777" w:rsidR="008240B4" w:rsidRDefault="008240B4" w:rsidP="008240B4">
      <w:r>
        <w:t xml:space="preserve">    def forward(self, x):</w:t>
      </w:r>
    </w:p>
    <w:p w14:paraId="0C6C0395" w14:textId="77777777" w:rsidR="008240B4" w:rsidRDefault="008240B4" w:rsidP="008240B4">
      <w:r>
        <w:t xml:space="preserve">        _, (h_n, _) = self.rnn(x)</w:t>
      </w:r>
    </w:p>
    <w:p w14:paraId="26D21B62" w14:textId="77777777" w:rsidR="008240B4" w:rsidRDefault="008240B4" w:rsidP="008240B4">
      <w:r>
        <w:t xml:space="preserve">        out = self.fc(h_n[-1])</w:t>
      </w:r>
    </w:p>
    <w:p w14:paraId="6571578A" w14:textId="77777777" w:rsidR="008240B4" w:rsidRDefault="008240B4" w:rsidP="008240B4">
      <w:r>
        <w:t xml:space="preserve">        return out</w:t>
      </w:r>
    </w:p>
    <w:p w14:paraId="48383A46" w14:textId="77777777" w:rsidR="008240B4" w:rsidRDefault="008240B4" w:rsidP="008240B4"/>
    <w:p w14:paraId="302073E9" w14:textId="77777777" w:rsidR="008240B4" w:rsidRDefault="008240B4" w:rsidP="008240B4">
      <w:r>
        <w:t>sequence_length = 100</w:t>
      </w:r>
    </w:p>
    <w:p w14:paraId="680B7B5F" w14:textId="77777777" w:rsidR="008240B4" w:rsidRDefault="008240B4" w:rsidP="008240B4"/>
    <w:p w14:paraId="1B88E187" w14:textId="77777777" w:rsidR="008240B4" w:rsidRDefault="008240B4" w:rsidP="008240B4">
      <w:r>
        <w:t>X_sequences = []</w:t>
      </w:r>
    </w:p>
    <w:p w14:paraId="6D40AEBD" w14:textId="77777777" w:rsidR="008240B4" w:rsidRDefault="008240B4" w:rsidP="008240B4">
      <w:r>
        <w:t>y_targets = []</w:t>
      </w:r>
    </w:p>
    <w:p w14:paraId="657C796D" w14:textId="77777777" w:rsidR="008240B4" w:rsidRDefault="008240B4" w:rsidP="008240B4"/>
    <w:p w14:paraId="734B32AC" w14:textId="77777777" w:rsidR="008240B4" w:rsidRDefault="008240B4" w:rsidP="008240B4">
      <w:r>
        <w:t>for i in range(len(features) - sequence_length + 1):</w:t>
      </w:r>
    </w:p>
    <w:p w14:paraId="26E3D5CA" w14:textId="77777777" w:rsidR="008240B4" w:rsidRDefault="008240B4" w:rsidP="008240B4">
      <w:r>
        <w:t xml:space="preserve">    X_sequences.append(features[i : i + sequence_length])</w:t>
      </w:r>
    </w:p>
    <w:p w14:paraId="0D8D700A" w14:textId="77777777" w:rsidR="008240B4" w:rsidRDefault="008240B4" w:rsidP="008240B4">
      <w:r>
        <w:t xml:space="preserve">    y_targets.append(features[i + sequence_length - 1])</w:t>
      </w:r>
    </w:p>
    <w:p w14:paraId="060FF851" w14:textId="77777777" w:rsidR="008240B4" w:rsidRDefault="008240B4" w:rsidP="008240B4"/>
    <w:p w14:paraId="2DB5F63F" w14:textId="77777777" w:rsidR="008240B4" w:rsidRDefault="008240B4" w:rsidP="008240B4">
      <w:r>
        <w:t>X = torch.tensor(np.array(X_sequences), dtype=torch.float32)</w:t>
      </w:r>
    </w:p>
    <w:p w14:paraId="38B498EB" w14:textId="77777777" w:rsidR="008240B4" w:rsidRDefault="008240B4" w:rsidP="008240B4">
      <w:r>
        <w:t>y = torch.tensor(np.array(y_targets), dtype=torch.float32)</w:t>
      </w:r>
    </w:p>
    <w:p w14:paraId="035B3489" w14:textId="77777777" w:rsidR="008240B4" w:rsidRDefault="008240B4" w:rsidP="008240B4"/>
    <w:p w14:paraId="5CFB11FB" w14:textId="77777777" w:rsidR="008240B4" w:rsidRDefault="008240B4" w:rsidP="008240B4">
      <w:r>
        <w:t>train_size = int(0.6 * len(X))</w:t>
      </w:r>
    </w:p>
    <w:p w14:paraId="26EDBC73" w14:textId="77777777" w:rsidR="008240B4" w:rsidRDefault="008240B4" w:rsidP="008240B4">
      <w:r>
        <w:t>test_size = int(0.2 * len(X))</w:t>
      </w:r>
    </w:p>
    <w:p w14:paraId="096361B2" w14:textId="77777777" w:rsidR="008240B4" w:rsidRDefault="008240B4" w:rsidP="008240B4">
      <w:r>
        <w:t xml:space="preserve">valid_size = len(X) - train_size - test_size </w:t>
      </w:r>
    </w:p>
    <w:p w14:paraId="44A79BF1" w14:textId="77777777" w:rsidR="008240B4" w:rsidRDefault="008240B4" w:rsidP="008240B4"/>
    <w:p w14:paraId="6D1641D1" w14:textId="77777777" w:rsidR="008240B4" w:rsidRDefault="008240B4" w:rsidP="008240B4">
      <w:r>
        <w:t>X_train, y_train = X[:train_size], y[:train_size]</w:t>
      </w:r>
    </w:p>
    <w:p w14:paraId="09E7E3E4" w14:textId="77777777" w:rsidR="008240B4" w:rsidRDefault="008240B4" w:rsidP="008240B4">
      <w:r>
        <w:lastRenderedPageBreak/>
        <w:t>X_test, y_test = X[train_size : train_size + test_size], y[train_size : train_size + test_size]</w:t>
      </w:r>
    </w:p>
    <w:p w14:paraId="201E6A23" w14:textId="77777777" w:rsidR="008240B4" w:rsidRDefault="008240B4" w:rsidP="008240B4">
      <w:r>
        <w:t>X_valid, y_valid = X[train_size + test_size :], y[train_size + test_size :]</w:t>
      </w:r>
    </w:p>
    <w:p w14:paraId="49DA7F0E" w14:textId="77777777" w:rsidR="008240B4" w:rsidRDefault="008240B4" w:rsidP="008240B4"/>
    <w:p w14:paraId="5E491AB8" w14:textId="77777777" w:rsidR="008240B4" w:rsidRDefault="008240B4" w:rsidP="008240B4">
      <w:r>
        <w:t>print(f"X_train shape: {X_train.shape}")</w:t>
      </w:r>
    </w:p>
    <w:p w14:paraId="3592EE7E" w14:textId="77777777" w:rsidR="008240B4" w:rsidRDefault="008240B4" w:rsidP="008240B4">
      <w:r>
        <w:t>print(f"y_train shape: {y_train.shape}")</w:t>
      </w:r>
    </w:p>
    <w:p w14:paraId="60D435F5" w14:textId="77777777" w:rsidR="008240B4" w:rsidRDefault="008240B4" w:rsidP="008240B4">
      <w:r>
        <w:t>print(f"X_test shape: {X_test.shape}")</w:t>
      </w:r>
    </w:p>
    <w:p w14:paraId="4826DE35" w14:textId="77777777" w:rsidR="008240B4" w:rsidRDefault="008240B4" w:rsidP="008240B4">
      <w:r>
        <w:t>print(f"y_test shape: {y_test.shape}")</w:t>
      </w:r>
    </w:p>
    <w:p w14:paraId="162767CE" w14:textId="77777777" w:rsidR="008240B4" w:rsidRDefault="008240B4" w:rsidP="008240B4">
      <w:r>
        <w:t>print(f"X_valid shape: {X_valid.shape}")</w:t>
      </w:r>
    </w:p>
    <w:p w14:paraId="00C6076E" w14:textId="77777777" w:rsidR="008240B4" w:rsidRDefault="008240B4" w:rsidP="008240B4">
      <w:r>
        <w:t>print(f"y_valid shape: {y_valid.shape}")</w:t>
      </w:r>
    </w:p>
    <w:p w14:paraId="4817C646" w14:textId="77777777" w:rsidR="008240B4" w:rsidRDefault="008240B4" w:rsidP="008240B4"/>
    <w:p w14:paraId="531E57ED" w14:textId="77777777" w:rsidR="008240B4" w:rsidRDefault="008240B4" w:rsidP="008240B4">
      <w:r>
        <w:t>from sklearn.preprocessing import MinMaxScaler</w:t>
      </w:r>
    </w:p>
    <w:p w14:paraId="4E200500" w14:textId="77777777" w:rsidR="008240B4" w:rsidRDefault="008240B4" w:rsidP="008240B4"/>
    <w:p w14:paraId="3D6CAC0A" w14:textId="77777777" w:rsidR="008240B4" w:rsidRDefault="008240B4" w:rsidP="008240B4">
      <w:r>
        <w:t>scaler = MinMaxScaler(feature_range=(-1, 1))</w:t>
      </w:r>
    </w:p>
    <w:p w14:paraId="0D10C9B6" w14:textId="77777777" w:rsidR="008240B4" w:rsidRDefault="008240B4" w:rsidP="008240B4"/>
    <w:p w14:paraId="581708EF" w14:textId="77777777" w:rsidR="008240B4" w:rsidRDefault="008240B4" w:rsidP="008240B4">
      <w:r>
        <w:t>features_df = pd.DataFrame(features)</w:t>
      </w:r>
    </w:p>
    <w:p w14:paraId="06BE8D0C" w14:textId="77777777" w:rsidR="008240B4" w:rsidRDefault="008240B4" w:rsidP="008240B4"/>
    <w:p w14:paraId="5735BF21" w14:textId="77777777" w:rsidR="008240B4" w:rsidRDefault="008240B4" w:rsidP="008240B4">
      <w:r>
        <w:t>outlier_threshold_x = 100.0</w:t>
      </w:r>
    </w:p>
    <w:p w14:paraId="43F2308D" w14:textId="77777777" w:rsidR="008240B4" w:rsidRDefault="008240B4" w:rsidP="008240B4">
      <w:r>
        <w:t>features_df.loc[features_df[0] &gt; outlier_threshold_x, 0] = np.nan</w:t>
      </w:r>
    </w:p>
    <w:p w14:paraId="3D3D69B7" w14:textId="77777777" w:rsidR="008240B4" w:rsidRDefault="008240B4" w:rsidP="008240B4"/>
    <w:p w14:paraId="780D58CF" w14:textId="77777777" w:rsidR="008240B4" w:rsidRDefault="008240B4" w:rsidP="008240B4">
      <w:r>
        <w:t>features_cleaned = features_df.interpolate(method='linear', limit_direction='both')</w:t>
      </w:r>
    </w:p>
    <w:p w14:paraId="3314FA68" w14:textId="77777777" w:rsidR="008240B4" w:rsidRDefault="008240B4" w:rsidP="008240B4">
      <w:r>
        <w:t>features_cleaned = features_cleaned.fillna(method='bfill').fillna(method='ffill').values</w:t>
      </w:r>
    </w:p>
    <w:p w14:paraId="46D72F56" w14:textId="77777777" w:rsidR="008240B4" w:rsidRDefault="008240B4" w:rsidP="008240B4"/>
    <w:p w14:paraId="483FE1FD" w14:textId="77777777" w:rsidR="008240B4" w:rsidRDefault="008240B4" w:rsidP="008240B4">
      <w:r>
        <w:t>features_scaled = scaler.fit_transform(features_cleaned)</w:t>
      </w:r>
    </w:p>
    <w:p w14:paraId="55CD8864" w14:textId="77777777" w:rsidR="008240B4" w:rsidRDefault="008240B4" w:rsidP="008240B4"/>
    <w:p w14:paraId="48F64A3B" w14:textId="77777777" w:rsidR="008240B4" w:rsidRDefault="008240B4" w:rsidP="008240B4">
      <w:r>
        <w:t>X_sequences_scaled = []</w:t>
      </w:r>
    </w:p>
    <w:p w14:paraId="2B8A9479" w14:textId="77777777" w:rsidR="008240B4" w:rsidRDefault="008240B4" w:rsidP="008240B4">
      <w:r>
        <w:t>y_targets_final = []</w:t>
      </w:r>
    </w:p>
    <w:p w14:paraId="7E6EB407" w14:textId="77777777" w:rsidR="008240B4" w:rsidRDefault="008240B4" w:rsidP="008240B4"/>
    <w:p w14:paraId="77FD7B15" w14:textId="77777777" w:rsidR="008240B4" w:rsidRDefault="008240B4" w:rsidP="008240B4">
      <w:r>
        <w:t>for i in range(len(features_scaled) - sequence_length + 1):</w:t>
      </w:r>
    </w:p>
    <w:p w14:paraId="5267CF49" w14:textId="77777777" w:rsidR="008240B4" w:rsidRDefault="008240B4" w:rsidP="008240B4">
      <w:r>
        <w:t xml:space="preserve">    X_sequences_scaled.append(features_scaled[i : i + sequence_length])</w:t>
      </w:r>
    </w:p>
    <w:p w14:paraId="73880AB1" w14:textId="77777777" w:rsidR="008240B4" w:rsidRDefault="008240B4" w:rsidP="008240B4">
      <w:r>
        <w:t xml:space="preserve">    y_targets_final.append(features_scaled[i + sequence_length - 1])</w:t>
      </w:r>
    </w:p>
    <w:p w14:paraId="450F2D13" w14:textId="77777777" w:rsidR="008240B4" w:rsidRDefault="008240B4" w:rsidP="008240B4"/>
    <w:p w14:paraId="724106A5" w14:textId="77777777" w:rsidR="008240B4" w:rsidRDefault="008240B4" w:rsidP="008240B4">
      <w:r>
        <w:lastRenderedPageBreak/>
        <w:t>X = torch.tensor(np.array(X_sequences_scaled), dtype=torch.float32)</w:t>
      </w:r>
    </w:p>
    <w:p w14:paraId="43A8D27D" w14:textId="77777777" w:rsidR="008240B4" w:rsidRDefault="008240B4" w:rsidP="008240B4">
      <w:r>
        <w:t>y = torch.tensor(np.array(y_targets_final), dtype=torch.float32)</w:t>
      </w:r>
    </w:p>
    <w:p w14:paraId="3E9FEAA4" w14:textId="77777777" w:rsidR="008240B4" w:rsidRDefault="008240B4" w:rsidP="008240B4"/>
    <w:p w14:paraId="17F95844" w14:textId="77777777" w:rsidR="008240B4" w:rsidRDefault="008240B4" w:rsidP="008240B4">
      <w:r>
        <w:t>train_size = int(0.6 * len(X))</w:t>
      </w:r>
    </w:p>
    <w:p w14:paraId="53BBF581" w14:textId="77777777" w:rsidR="008240B4" w:rsidRDefault="008240B4" w:rsidP="008240B4">
      <w:r>
        <w:t>test_size = int(0.2 * len(X))</w:t>
      </w:r>
    </w:p>
    <w:p w14:paraId="6CC636AB" w14:textId="77777777" w:rsidR="008240B4" w:rsidRDefault="008240B4" w:rsidP="008240B4">
      <w:r>
        <w:t xml:space="preserve">valid_size = len(X) - train_size - test_size </w:t>
      </w:r>
    </w:p>
    <w:p w14:paraId="0B2C320A" w14:textId="77777777" w:rsidR="008240B4" w:rsidRDefault="008240B4" w:rsidP="008240B4"/>
    <w:p w14:paraId="39885D1C" w14:textId="77777777" w:rsidR="008240B4" w:rsidRDefault="008240B4" w:rsidP="008240B4">
      <w:r>
        <w:t>X_train, y_train = X[:train_size], y[:train_size]</w:t>
      </w:r>
    </w:p>
    <w:p w14:paraId="3F68CCD8" w14:textId="77777777" w:rsidR="008240B4" w:rsidRDefault="008240B4" w:rsidP="008240B4">
      <w:r>
        <w:t>X_test, y_test = X[train_size : train_size + test_size], y[train_size : train_size + test_size]</w:t>
      </w:r>
    </w:p>
    <w:p w14:paraId="328753DC" w14:textId="77777777" w:rsidR="008240B4" w:rsidRDefault="008240B4" w:rsidP="008240B4">
      <w:r>
        <w:t>X_valid, y_valid = X[train_size + test_size :], y[train_size + test_size :]</w:t>
      </w:r>
    </w:p>
    <w:p w14:paraId="0CA8ED27" w14:textId="77777777" w:rsidR="008240B4" w:rsidRDefault="008240B4" w:rsidP="008240B4"/>
    <w:p w14:paraId="479E968F" w14:textId="77777777" w:rsidR="008240B4" w:rsidRDefault="008240B4" w:rsidP="008240B4">
      <w:r>
        <w:t>print(f"Scaled X_train shape: {X_train.shape}")</w:t>
      </w:r>
    </w:p>
    <w:p w14:paraId="2A02B7EE" w14:textId="77777777" w:rsidR="008240B4" w:rsidRDefault="008240B4" w:rsidP="008240B4">
      <w:r>
        <w:t>print(f"Scaled y_train shape: {y_train.shape}")</w:t>
      </w:r>
    </w:p>
    <w:p w14:paraId="4556DFFB" w14:textId="77777777" w:rsidR="008240B4" w:rsidRDefault="008240B4" w:rsidP="008240B4">
      <w:r>
        <w:t>print(f"Scaled X_test shape: {X_test.shape}")</w:t>
      </w:r>
    </w:p>
    <w:p w14:paraId="30DB74B4" w14:textId="77777777" w:rsidR="008240B4" w:rsidRDefault="008240B4" w:rsidP="008240B4">
      <w:r>
        <w:t>print(f"Scaled y_test shape: {y_test.shape}")</w:t>
      </w:r>
    </w:p>
    <w:p w14:paraId="6E18F308" w14:textId="77777777" w:rsidR="008240B4" w:rsidRDefault="008240B4" w:rsidP="008240B4">
      <w:r>
        <w:t>print(f"Scaled X_valid shape: {X_valid.shape}")</w:t>
      </w:r>
    </w:p>
    <w:p w14:paraId="4E306B59" w14:textId="77777777" w:rsidR="008240B4" w:rsidRDefault="008240B4" w:rsidP="008240B4">
      <w:r>
        <w:t>print(f"Scaled y_valid shape: {y_valid.shape}")</w:t>
      </w:r>
    </w:p>
    <w:p w14:paraId="32930F79" w14:textId="77777777" w:rsidR="008240B4" w:rsidRDefault="008240B4" w:rsidP="008240B4"/>
    <w:p w14:paraId="4EC55C23" w14:textId="77777777" w:rsidR="008240B4" w:rsidRDefault="008240B4" w:rsidP="008240B4">
      <w:r>
        <w:t>model = RegressionRNN(input_dim=3, hidden_dim=10, num_layers=4, dropout=0.3)</w:t>
      </w:r>
    </w:p>
    <w:p w14:paraId="046C99FD" w14:textId="77777777" w:rsidR="008240B4" w:rsidRDefault="008240B4" w:rsidP="008240B4"/>
    <w:p w14:paraId="555C2845" w14:textId="77777777" w:rsidR="008240B4" w:rsidRDefault="008240B4" w:rsidP="008240B4">
      <w:r>
        <w:t>criterion = nn.MSELoss()</w:t>
      </w:r>
    </w:p>
    <w:p w14:paraId="4B81C318" w14:textId="77777777" w:rsidR="008240B4" w:rsidRDefault="008240B4" w:rsidP="008240B4">
      <w:r>
        <w:t>optimizer = torch.optim.Adam(model.parameters(), lr=0.001)</w:t>
      </w:r>
    </w:p>
    <w:p w14:paraId="4C265C5D" w14:textId="77777777" w:rsidR="008240B4" w:rsidRDefault="008240B4" w:rsidP="008240B4"/>
    <w:p w14:paraId="76B24428" w14:textId="77777777" w:rsidR="008240B4" w:rsidRDefault="008240B4" w:rsidP="008240B4">
      <w:r>
        <w:t>train_dataset = data.TensorDataset(X_train, y_train)</w:t>
      </w:r>
    </w:p>
    <w:p w14:paraId="2FEDB3B5" w14:textId="77777777" w:rsidR="008240B4" w:rsidRDefault="008240B4" w:rsidP="008240B4">
      <w:r>
        <w:t>test_dataset = data.TensorDataset(X_test, y_test)</w:t>
      </w:r>
    </w:p>
    <w:p w14:paraId="4D140649" w14:textId="77777777" w:rsidR="008240B4" w:rsidRDefault="008240B4" w:rsidP="008240B4">
      <w:r>
        <w:t>valid_dataset = data.TensorDataset(X_valid, y_valid)</w:t>
      </w:r>
    </w:p>
    <w:p w14:paraId="14420F11" w14:textId="77777777" w:rsidR="008240B4" w:rsidRDefault="008240B4" w:rsidP="008240B4"/>
    <w:p w14:paraId="4548ABE8" w14:textId="77777777" w:rsidR="008240B4" w:rsidRDefault="008240B4" w:rsidP="008240B4">
      <w:r>
        <w:t>batch_size = 32</w:t>
      </w:r>
    </w:p>
    <w:p w14:paraId="0FF7CDFB" w14:textId="77777777" w:rsidR="008240B4" w:rsidRDefault="008240B4" w:rsidP="008240B4">
      <w:r>
        <w:t>train_loader = data.DataLoader(train_dataset, batch_size=batch_size, shuffle=True)</w:t>
      </w:r>
    </w:p>
    <w:p w14:paraId="30A5E2D6" w14:textId="77777777" w:rsidR="008240B4" w:rsidRDefault="008240B4" w:rsidP="008240B4">
      <w:r>
        <w:t>test_loader = data.DataLoader(test_dataset, batch_size=batch_size, shuffle=False)</w:t>
      </w:r>
    </w:p>
    <w:p w14:paraId="66FBFE9C" w14:textId="77777777" w:rsidR="008240B4" w:rsidRDefault="008240B4" w:rsidP="008240B4">
      <w:r>
        <w:t>valid_loader = data.DataLoader(valid_dataset, batch_size=batch_size, shuffle=False)</w:t>
      </w:r>
    </w:p>
    <w:p w14:paraId="6C63A2D3" w14:textId="77777777" w:rsidR="008240B4" w:rsidRDefault="008240B4" w:rsidP="008240B4"/>
    <w:p w14:paraId="456A7808" w14:textId="77777777" w:rsidR="008240B4" w:rsidRDefault="008240B4" w:rsidP="008240B4">
      <w:r>
        <w:t>print(f"Number of training batches: {len(train_loader)}")</w:t>
      </w:r>
    </w:p>
    <w:p w14:paraId="208B9CA8" w14:textId="77777777" w:rsidR="008240B4" w:rsidRDefault="008240B4" w:rsidP="008240B4">
      <w:r>
        <w:t>print(f"Number of testing batches: {len(test_loader)}")</w:t>
      </w:r>
    </w:p>
    <w:p w14:paraId="27059307" w14:textId="77777777" w:rsidR="008240B4" w:rsidRDefault="008240B4" w:rsidP="008240B4">
      <w:r>
        <w:t>print(f"Number of validation batches: {len(valid_loader)}")</w:t>
      </w:r>
    </w:p>
    <w:p w14:paraId="1BE63DA6" w14:textId="77777777" w:rsidR="008240B4" w:rsidRDefault="008240B4" w:rsidP="008240B4"/>
    <w:p w14:paraId="6AD7D56E" w14:textId="77777777" w:rsidR="008240B4" w:rsidRDefault="008240B4" w:rsidP="008240B4">
      <w:r>
        <w:t>num_epochs = 100</w:t>
      </w:r>
    </w:p>
    <w:p w14:paraId="7523CBC7" w14:textId="77777777" w:rsidR="008240B4" w:rsidRDefault="008240B4" w:rsidP="008240B4"/>
    <w:p w14:paraId="794D8401" w14:textId="77777777" w:rsidR="008240B4" w:rsidRDefault="008240B4" w:rsidP="008240B4">
      <w:r>
        <w:t>train_losses = []</w:t>
      </w:r>
    </w:p>
    <w:p w14:paraId="2DCE1E2A" w14:textId="77777777" w:rsidR="008240B4" w:rsidRDefault="008240B4" w:rsidP="008240B4">
      <w:r>
        <w:t>test_losses = []</w:t>
      </w:r>
    </w:p>
    <w:p w14:paraId="5767F837" w14:textId="77777777" w:rsidR="008240B4" w:rsidRDefault="008240B4" w:rsidP="008240B4"/>
    <w:p w14:paraId="4AAA3058" w14:textId="77777777" w:rsidR="008240B4" w:rsidRDefault="008240B4" w:rsidP="008240B4">
      <w:r>
        <w:t>for epoch in range(num_epochs):</w:t>
      </w:r>
    </w:p>
    <w:p w14:paraId="7E0D7C0D" w14:textId="77777777" w:rsidR="008240B4" w:rsidRDefault="008240B4" w:rsidP="008240B4">
      <w:r>
        <w:t xml:space="preserve">    model.train() </w:t>
      </w:r>
    </w:p>
    <w:p w14:paraId="665D07FD" w14:textId="77777777" w:rsidR="008240B4" w:rsidRDefault="008240B4" w:rsidP="008240B4">
      <w:r>
        <w:t xml:space="preserve">    total_train_loss = 0</w:t>
      </w:r>
    </w:p>
    <w:p w14:paraId="1A086C20" w14:textId="77777777" w:rsidR="008240B4" w:rsidRDefault="008240B4" w:rsidP="008240B4">
      <w:r>
        <w:t xml:space="preserve">    for batch_X, batch_y in train_loader:</w:t>
      </w:r>
    </w:p>
    <w:p w14:paraId="5028BABA" w14:textId="77777777" w:rsidR="008240B4" w:rsidRDefault="008240B4" w:rsidP="008240B4">
      <w:r>
        <w:t xml:space="preserve">        optimizer.zero_grad()</w:t>
      </w:r>
    </w:p>
    <w:p w14:paraId="459046C4" w14:textId="77777777" w:rsidR="008240B4" w:rsidRDefault="008240B4" w:rsidP="008240B4">
      <w:r>
        <w:t xml:space="preserve">        predictions = model(batch_X)</w:t>
      </w:r>
    </w:p>
    <w:p w14:paraId="4AF794D6" w14:textId="77777777" w:rsidR="008240B4" w:rsidRDefault="008240B4" w:rsidP="008240B4">
      <w:r>
        <w:t xml:space="preserve">        loss = criterion(predictions, batch_y)</w:t>
      </w:r>
    </w:p>
    <w:p w14:paraId="1715A219" w14:textId="77777777" w:rsidR="008240B4" w:rsidRDefault="008240B4" w:rsidP="008240B4">
      <w:r>
        <w:t xml:space="preserve">        loss.backward()</w:t>
      </w:r>
    </w:p>
    <w:p w14:paraId="33F85015" w14:textId="77777777" w:rsidR="008240B4" w:rsidRDefault="008240B4" w:rsidP="008240B4">
      <w:r>
        <w:t xml:space="preserve">        optimizer.step()</w:t>
      </w:r>
    </w:p>
    <w:p w14:paraId="5824F58B" w14:textId="77777777" w:rsidR="008240B4" w:rsidRDefault="008240B4" w:rsidP="008240B4">
      <w:r>
        <w:t xml:space="preserve">        total_train_loss += loss.item()</w:t>
      </w:r>
    </w:p>
    <w:p w14:paraId="1CECAD04" w14:textId="77777777" w:rsidR="008240B4" w:rsidRDefault="008240B4" w:rsidP="008240B4"/>
    <w:p w14:paraId="3EB62BEC" w14:textId="77777777" w:rsidR="008240B4" w:rsidRDefault="008240B4" w:rsidP="008240B4">
      <w:r>
        <w:t xml:space="preserve">    model.eval()</w:t>
      </w:r>
    </w:p>
    <w:p w14:paraId="6DBFE2C9" w14:textId="77777777" w:rsidR="008240B4" w:rsidRDefault="008240B4" w:rsidP="008240B4">
      <w:r>
        <w:t xml:space="preserve">    with torch.no_grad():</w:t>
      </w:r>
    </w:p>
    <w:p w14:paraId="756C21FE" w14:textId="77777777" w:rsidR="008240B4" w:rsidRDefault="008240B4" w:rsidP="008240B4">
      <w:r>
        <w:t xml:space="preserve">        total_test_loss = 0</w:t>
      </w:r>
    </w:p>
    <w:p w14:paraId="5060F98B" w14:textId="77777777" w:rsidR="008240B4" w:rsidRDefault="008240B4" w:rsidP="008240B4">
      <w:r>
        <w:t xml:space="preserve">        for batch_X_test, batch_y_test in test_loader:</w:t>
      </w:r>
    </w:p>
    <w:p w14:paraId="33523578" w14:textId="77777777" w:rsidR="008240B4" w:rsidRDefault="008240B4" w:rsidP="008240B4">
      <w:r>
        <w:t xml:space="preserve">            test_predictions = model(batch_X_test)</w:t>
      </w:r>
    </w:p>
    <w:p w14:paraId="73DA0C9D" w14:textId="77777777" w:rsidR="008240B4" w:rsidRDefault="008240B4" w:rsidP="008240B4">
      <w:r>
        <w:t xml:space="preserve">            test_loss = criterion(test_predictions, batch_y_test)</w:t>
      </w:r>
    </w:p>
    <w:p w14:paraId="0F22E2F1" w14:textId="77777777" w:rsidR="008240B4" w:rsidRDefault="008240B4" w:rsidP="008240B4">
      <w:r>
        <w:t xml:space="preserve">            total_test_loss += test_loss.item()</w:t>
      </w:r>
    </w:p>
    <w:p w14:paraId="4868ED6D" w14:textId="77777777" w:rsidR="008240B4" w:rsidRDefault="008240B4" w:rsidP="008240B4"/>
    <w:p w14:paraId="7C693913" w14:textId="77777777" w:rsidR="008240B4" w:rsidRDefault="008240B4" w:rsidP="008240B4">
      <w:r>
        <w:t xml:space="preserve">    avg_train_loss = total_train_loss / len(train_loader)</w:t>
      </w:r>
    </w:p>
    <w:p w14:paraId="6BBF7CDE" w14:textId="77777777" w:rsidR="008240B4" w:rsidRDefault="008240B4" w:rsidP="008240B4">
      <w:r>
        <w:t xml:space="preserve">    avg_test_loss = total_test_loss / len(test_loader)</w:t>
      </w:r>
    </w:p>
    <w:p w14:paraId="2C26514D" w14:textId="77777777" w:rsidR="008240B4" w:rsidRDefault="008240B4" w:rsidP="008240B4">
      <w:r>
        <w:lastRenderedPageBreak/>
        <w:t xml:space="preserve">    train_losses.append(avg_train_loss)</w:t>
      </w:r>
    </w:p>
    <w:p w14:paraId="5509CC2A" w14:textId="77777777" w:rsidR="008240B4" w:rsidRDefault="008240B4" w:rsidP="008240B4">
      <w:r>
        <w:t xml:space="preserve">    test_losses.append(avg_test_loss)</w:t>
      </w:r>
    </w:p>
    <w:p w14:paraId="73EA5540" w14:textId="77777777" w:rsidR="008240B4" w:rsidRDefault="008240B4" w:rsidP="008240B4">
      <w:r>
        <w:t xml:space="preserve">    print(f"Epoch {epoch+1}/{num_epochs}, Train Loss: {avg_train_loss:.4f}, Test Loss: {avg_test_loss:.4f}")</w:t>
      </w:r>
    </w:p>
    <w:p w14:paraId="7FD56AF6" w14:textId="77777777" w:rsidR="008240B4" w:rsidRDefault="008240B4" w:rsidP="008240B4"/>
    <w:p w14:paraId="3975632B" w14:textId="77777777" w:rsidR="008240B4" w:rsidRDefault="008240B4" w:rsidP="008240B4">
      <w:r>
        <w:t>model.eval()</w:t>
      </w:r>
    </w:p>
    <w:p w14:paraId="676A2F93" w14:textId="77777777" w:rsidR="008240B4" w:rsidRDefault="008240B4" w:rsidP="008240B4"/>
    <w:p w14:paraId="6FB01B20" w14:textId="77777777" w:rsidR="008240B4" w:rsidRDefault="008240B4" w:rsidP="008240B4">
      <w:r>
        <w:t>with torch.no_grad():</w:t>
      </w:r>
    </w:p>
    <w:p w14:paraId="520D9D13" w14:textId="77777777" w:rsidR="008240B4" w:rsidRDefault="008240B4" w:rsidP="008240B4">
      <w:r>
        <w:t xml:space="preserve">    scaled_test_predictions = model(X_test)</w:t>
      </w:r>
    </w:p>
    <w:p w14:paraId="6F4FC4E1" w14:textId="77777777" w:rsidR="008240B4" w:rsidRDefault="008240B4" w:rsidP="008240B4"/>
    <w:p w14:paraId="6240E9EA" w14:textId="77777777" w:rsidR="008240B4" w:rsidRDefault="008240B4" w:rsidP="008240B4">
      <w:r>
        <w:t xml:space="preserve">    original_test_predictions = scaler.inverse_transform(scaled_test_predictions.cpu().numpy())</w:t>
      </w:r>
    </w:p>
    <w:p w14:paraId="6F5AB1B6" w14:textId="77777777" w:rsidR="008240B4" w:rsidRDefault="008240B4" w:rsidP="008240B4">
      <w:r>
        <w:t xml:space="preserve">    original_y_test = scaler.inverse_transform(y_test.cpu().numpy())</w:t>
      </w:r>
    </w:p>
    <w:p w14:paraId="05608F0D" w14:textId="77777777" w:rsidR="008240B4" w:rsidRDefault="008240B4" w:rsidP="008240B4"/>
    <w:p w14:paraId="645CA9FB" w14:textId="77777777" w:rsidR="008240B4" w:rsidRDefault="008240B4" w:rsidP="008240B4">
      <w:r>
        <w:t xml:space="preserve">    mse_original = nn.MSELoss()(torch.tensor(original_test_predictions), torch.tensor(original_y_test)).item()</w:t>
      </w:r>
    </w:p>
    <w:p w14:paraId="51F1EE3B" w14:textId="77777777" w:rsidR="008240B4" w:rsidRDefault="008240B4" w:rsidP="008240B4"/>
    <w:p w14:paraId="494D246D" w14:textId="77777777" w:rsidR="008240B4" w:rsidRDefault="008240B4" w:rsidP="008240B4">
      <w:r>
        <w:t xml:space="preserve">    r2_original = r2_score(original_y_test, original_test_predictions)</w:t>
      </w:r>
    </w:p>
    <w:p w14:paraId="2F7B3F04" w14:textId="77777777" w:rsidR="008240B4" w:rsidRDefault="008240B4" w:rsidP="008240B4"/>
    <w:p w14:paraId="262D58FE" w14:textId="77777777" w:rsidR="008240B4" w:rsidRDefault="008240B4" w:rsidP="008240B4">
      <w:r>
        <w:t xml:space="preserve">    mae_original = mean_absolute_error(original_y_test, original_test_predictions)</w:t>
      </w:r>
    </w:p>
    <w:p w14:paraId="34BBC843" w14:textId="77777777" w:rsidR="008240B4" w:rsidRDefault="008240B4" w:rsidP="008240B4"/>
    <w:p w14:paraId="22FE90D4" w14:textId="77777777" w:rsidR="008240B4" w:rsidRDefault="008240B4" w:rsidP="008240B4">
      <w:r>
        <w:t xml:space="preserve">    residuals = original_y_test - original_test_predictions</w:t>
      </w:r>
    </w:p>
    <w:p w14:paraId="1B06CA5E" w14:textId="77777777" w:rsidR="008240B4" w:rsidRDefault="008240B4" w:rsidP="008240B4">
      <w:r>
        <w:t xml:space="preserve">    avaerage_residuals = np.mean(np.abs(residuals))</w:t>
      </w:r>
    </w:p>
    <w:p w14:paraId="6E8E3836" w14:textId="77777777" w:rsidR="008240B4" w:rsidRDefault="008240B4" w:rsidP="008240B4"/>
    <w:p w14:paraId="610F5512" w14:textId="77777777" w:rsidR="008240B4" w:rsidRDefault="008240B4" w:rsidP="008240B4">
      <w:r>
        <w:t xml:space="preserve">    print(f"\n--- Test Set Metrics (Original Scale) ---")</w:t>
      </w:r>
    </w:p>
    <w:p w14:paraId="243F6B48" w14:textId="77777777" w:rsidR="008240B4" w:rsidRDefault="008240B4" w:rsidP="008240B4">
      <w:r>
        <w:t xml:space="preserve">    print(f"Test MSE: {mse_original:.8f}")</w:t>
      </w:r>
    </w:p>
    <w:p w14:paraId="30037788" w14:textId="77777777" w:rsidR="008240B4" w:rsidRDefault="008240B4" w:rsidP="008240B4">
      <w:r>
        <w:t xml:space="preserve">    print(f"Test MAE: {mae_original:.4f}")</w:t>
      </w:r>
    </w:p>
    <w:p w14:paraId="100D7619" w14:textId="77777777" w:rsidR="008240B4" w:rsidRDefault="008240B4" w:rsidP="008240B4">
      <w:r>
        <w:t xml:space="preserve">    print(f"Test R-squared: {r2_original:.4f}")</w:t>
      </w:r>
    </w:p>
    <w:p w14:paraId="6F7860D1" w14:textId="77777777" w:rsidR="008240B4" w:rsidRDefault="008240B4" w:rsidP="008240B4">
      <w:r>
        <w:t xml:space="preserve">    print(f"Test RE: {avaerage_residuals:.4f}")</w:t>
      </w:r>
    </w:p>
    <w:p w14:paraId="7827138E" w14:textId="77777777" w:rsidR="008240B4" w:rsidRDefault="008240B4" w:rsidP="008240B4"/>
    <w:p w14:paraId="0E262281" w14:textId="77777777" w:rsidR="008240B4" w:rsidRDefault="008240B4" w:rsidP="008240B4">
      <w:r>
        <w:t>model.eval()</w:t>
      </w:r>
    </w:p>
    <w:p w14:paraId="68066256" w14:textId="77777777" w:rsidR="008240B4" w:rsidRDefault="008240B4" w:rsidP="008240B4"/>
    <w:p w14:paraId="57F77547" w14:textId="77777777" w:rsidR="008240B4" w:rsidRDefault="008240B4" w:rsidP="008240B4">
      <w:r>
        <w:t>with torch.no_grad():</w:t>
      </w:r>
    </w:p>
    <w:p w14:paraId="4B5AFE2F" w14:textId="77777777" w:rsidR="008240B4" w:rsidRDefault="008240B4" w:rsidP="008240B4">
      <w:r>
        <w:lastRenderedPageBreak/>
        <w:t xml:space="preserve">    scaled_valid_predictions = model(X_valid)</w:t>
      </w:r>
    </w:p>
    <w:p w14:paraId="7CD61F4C" w14:textId="77777777" w:rsidR="008240B4" w:rsidRDefault="008240B4" w:rsidP="008240B4"/>
    <w:p w14:paraId="3D7B98BA" w14:textId="77777777" w:rsidR="008240B4" w:rsidRDefault="008240B4" w:rsidP="008240B4">
      <w:r>
        <w:t xml:space="preserve">    original_valid_predictions = scaler.inverse_transform(scaled_valid_predictions.cpu().numpy())</w:t>
      </w:r>
    </w:p>
    <w:p w14:paraId="499EE39F" w14:textId="77777777" w:rsidR="008240B4" w:rsidRDefault="008240B4" w:rsidP="008240B4">
      <w:r>
        <w:t xml:space="preserve">    original_y_valid = scaler.inverse_transform(y_valid.cpu().numpy())</w:t>
      </w:r>
    </w:p>
    <w:p w14:paraId="6F8F329C" w14:textId="77777777" w:rsidR="008240B4" w:rsidRDefault="008240B4" w:rsidP="008240B4"/>
    <w:p w14:paraId="6395816E" w14:textId="77777777" w:rsidR="008240B4" w:rsidRDefault="008240B4" w:rsidP="008240B4">
      <w:r>
        <w:t xml:space="preserve">    mse_valid_original = nn.MSELoss()(torch.tensor(original_valid_predictions), torch.tensor(original_y_valid)).item()</w:t>
      </w:r>
    </w:p>
    <w:p w14:paraId="7993556A" w14:textId="77777777" w:rsidR="008240B4" w:rsidRDefault="008240B4" w:rsidP="008240B4"/>
    <w:p w14:paraId="2440B866" w14:textId="77777777" w:rsidR="008240B4" w:rsidRDefault="008240B4" w:rsidP="008240B4">
      <w:r>
        <w:t xml:space="preserve">    r2_valid_original = r2_score(original_y_valid, original_valid_predictions)</w:t>
      </w:r>
    </w:p>
    <w:p w14:paraId="61EEE251" w14:textId="77777777" w:rsidR="008240B4" w:rsidRDefault="008240B4" w:rsidP="008240B4"/>
    <w:p w14:paraId="246D1F49" w14:textId="77777777" w:rsidR="008240B4" w:rsidRDefault="008240B4" w:rsidP="008240B4">
      <w:r>
        <w:t xml:space="preserve">    mae_valid_original = mean_absolute_error(original_y_valid, original_valid_predictions)</w:t>
      </w:r>
    </w:p>
    <w:p w14:paraId="0955EF8A" w14:textId="77777777" w:rsidR="008240B4" w:rsidRDefault="008240B4" w:rsidP="008240B4"/>
    <w:p w14:paraId="40D34791" w14:textId="77777777" w:rsidR="008240B4" w:rsidRDefault="008240B4" w:rsidP="008240B4">
      <w:r>
        <w:t xml:space="preserve">    residuals_valid = original_y_valid - original_valid_predictions</w:t>
      </w:r>
    </w:p>
    <w:p w14:paraId="046D55A1" w14:textId="77777777" w:rsidR="008240B4" w:rsidRDefault="008240B4" w:rsidP="008240B4">
      <w:r>
        <w:t xml:space="preserve">    average_residuals_valid = np.mean(np.abs(residuals_valid))</w:t>
      </w:r>
    </w:p>
    <w:p w14:paraId="717AADB1" w14:textId="77777777" w:rsidR="008240B4" w:rsidRDefault="008240B4" w:rsidP="008240B4"/>
    <w:p w14:paraId="0A6665F3" w14:textId="77777777" w:rsidR="008240B4" w:rsidRDefault="008240B4" w:rsidP="008240B4">
      <w:r>
        <w:t xml:space="preserve">    print(f"\n--- Validation Set Metrics (Original Scale) ---")</w:t>
      </w:r>
    </w:p>
    <w:p w14:paraId="1561DE7E" w14:textId="77777777" w:rsidR="008240B4" w:rsidRDefault="008240B4" w:rsidP="008240B4">
      <w:r>
        <w:t xml:space="preserve">    print(f"Validation MSE: {mse_valid_original:.4f}")</w:t>
      </w:r>
    </w:p>
    <w:p w14:paraId="66A138A0" w14:textId="77777777" w:rsidR="008240B4" w:rsidRDefault="008240B4" w:rsidP="008240B4">
      <w:r>
        <w:t xml:space="preserve">    print(f"Validation MAE: {mae_valid_original:.4f}")</w:t>
      </w:r>
    </w:p>
    <w:p w14:paraId="52063C73" w14:textId="77777777" w:rsidR="008240B4" w:rsidRDefault="008240B4" w:rsidP="008240B4">
      <w:r>
        <w:t xml:space="preserve">    print(f"Validation R-squared: {r2_valid_original:.4f}")</w:t>
      </w:r>
    </w:p>
    <w:p w14:paraId="5449D7F3" w14:textId="77777777" w:rsidR="008240B4" w:rsidRDefault="008240B4" w:rsidP="008240B4">
      <w:r>
        <w:t xml:space="preserve">    print(f"Validation RE: {average_residuals_valid:.4f}")</w:t>
      </w:r>
    </w:p>
    <w:p w14:paraId="2FEE6CC1" w14:textId="77777777" w:rsidR="008240B4" w:rsidRDefault="008240B4" w:rsidP="008240B4"/>
    <w:p w14:paraId="68CEFC08" w14:textId="77777777" w:rsidR="008240B4" w:rsidRDefault="008240B4" w:rsidP="008240B4">
      <w:r>
        <w:t>num_dimensions = original_y_valid.shape[1]</w:t>
      </w:r>
    </w:p>
    <w:p w14:paraId="67A7A987" w14:textId="77777777" w:rsidR="008240B4" w:rsidRDefault="008240B4" w:rsidP="008240B4">
      <w:r>
        <w:t>dimension_labels = ['x', 'y', 'z']</w:t>
      </w:r>
    </w:p>
    <w:p w14:paraId="261F8C17" w14:textId="77777777" w:rsidR="008240B4" w:rsidRDefault="008240B4" w:rsidP="008240B4"/>
    <w:p w14:paraId="234E2559" w14:textId="77777777" w:rsidR="008240B4" w:rsidRDefault="008240B4" w:rsidP="008240B4">
      <w:r>
        <w:t>plt.figure(figsize=(15, 5 * num_dimensions))</w:t>
      </w:r>
    </w:p>
    <w:p w14:paraId="07FB9CC1" w14:textId="77777777" w:rsidR="008240B4" w:rsidRDefault="008240B4" w:rsidP="008240B4"/>
    <w:p w14:paraId="5AB94E49" w14:textId="77777777" w:rsidR="008240B4" w:rsidRDefault="008240B4" w:rsidP="008240B4">
      <w:r>
        <w:t>for i in range(num_dimensions):</w:t>
      </w:r>
    </w:p>
    <w:p w14:paraId="11FD2CE0" w14:textId="77777777" w:rsidR="008240B4" w:rsidRDefault="008240B4" w:rsidP="008240B4">
      <w:r>
        <w:t xml:space="preserve">    plt.subplot(num_dimensions, 1, i + 1)</w:t>
      </w:r>
    </w:p>
    <w:p w14:paraId="38AF457F" w14:textId="77777777" w:rsidR="008240B4" w:rsidRDefault="008240B4" w:rsidP="008240B4">
      <w:r>
        <w:t xml:space="preserve">    plt.plot(original_y_valid[:, i], label=f'True {dimension_labels[i]}')</w:t>
      </w:r>
    </w:p>
    <w:p w14:paraId="3709F4DA" w14:textId="77777777" w:rsidR="008240B4" w:rsidRDefault="008240B4" w:rsidP="008240B4">
      <w:r>
        <w:t xml:space="preserve">    plt.plot(original_valid_predictions[:, i], label=f'Predicted {dimension_labels[i]}')</w:t>
      </w:r>
    </w:p>
    <w:p w14:paraId="14030F43" w14:textId="77777777" w:rsidR="008240B4" w:rsidRDefault="008240B4" w:rsidP="008240B4">
      <w:r>
        <w:t xml:space="preserve">    plt.title(f'Model Predictions vs. True Values for {dimension_labels[i]} (Validation Set - Original Scale)')</w:t>
      </w:r>
    </w:p>
    <w:p w14:paraId="546D3C6E" w14:textId="77777777" w:rsidR="008240B4" w:rsidRDefault="008240B4" w:rsidP="008240B4">
      <w:r>
        <w:lastRenderedPageBreak/>
        <w:t xml:space="preserve">    plt.xlabel('Sample Index')</w:t>
      </w:r>
    </w:p>
    <w:p w14:paraId="7DB41F8C" w14:textId="77777777" w:rsidR="008240B4" w:rsidRDefault="008240B4" w:rsidP="008240B4">
      <w:r>
        <w:t xml:space="preserve">    plt.ylabel(f'{dimension_labels[i]} Value')</w:t>
      </w:r>
    </w:p>
    <w:p w14:paraId="022B4B07" w14:textId="77777777" w:rsidR="008240B4" w:rsidRDefault="008240B4" w:rsidP="008240B4">
      <w:r>
        <w:t xml:space="preserve">    plt.legend()</w:t>
      </w:r>
    </w:p>
    <w:p w14:paraId="51EA071C" w14:textId="77777777" w:rsidR="008240B4" w:rsidRDefault="008240B4" w:rsidP="008240B4">
      <w:r>
        <w:t xml:space="preserve">    plt.grid(True)</w:t>
      </w:r>
    </w:p>
    <w:p w14:paraId="1A1FA687" w14:textId="77777777" w:rsidR="008240B4" w:rsidRDefault="008240B4" w:rsidP="008240B4"/>
    <w:p w14:paraId="4B443BFE" w14:textId="77777777" w:rsidR="008240B4" w:rsidRDefault="008240B4" w:rsidP="008240B4">
      <w:r>
        <w:t>plt.tight_layout()</w:t>
      </w:r>
    </w:p>
    <w:p w14:paraId="13BE6CE6" w14:textId="77777777" w:rsidR="008240B4" w:rsidRDefault="008240B4" w:rsidP="008240B4">
      <w:r>
        <w:t>plt.show()</w:t>
      </w:r>
    </w:p>
    <w:p w14:paraId="0B645D12" w14:textId="77777777" w:rsidR="008240B4" w:rsidRDefault="008240B4" w:rsidP="008240B4"/>
    <w:p w14:paraId="245320C8" w14:textId="77777777" w:rsidR="008240B4" w:rsidRDefault="008240B4" w:rsidP="008240B4">
      <w:r>
        <w:t>plt.figure(figsize=(12, 6))</w:t>
      </w:r>
    </w:p>
    <w:p w14:paraId="241D56B3" w14:textId="77777777" w:rsidR="008240B4" w:rsidRDefault="008240B4" w:rsidP="008240B4">
      <w:r>
        <w:t>plt.plot(train_losses, label='Training Loss')</w:t>
      </w:r>
    </w:p>
    <w:p w14:paraId="1493D3CB" w14:textId="77777777" w:rsidR="008240B4" w:rsidRDefault="008240B4" w:rsidP="008240B4">
      <w:r>
        <w:t>plt.plot(test_losses, label='Test Loss')</w:t>
      </w:r>
    </w:p>
    <w:p w14:paraId="0630C028" w14:textId="77777777" w:rsidR="008240B4" w:rsidRDefault="008240B4" w:rsidP="008240B4">
      <w:r>
        <w:t>plt.title('Training and Test Loss Over Epochs')</w:t>
      </w:r>
    </w:p>
    <w:p w14:paraId="174874DB" w14:textId="77777777" w:rsidR="008240B4" w:rsidRDefault="008240B4" w:rsidP="008240B4">
      <w:r>
        <w:t>plt.xlabel('Epoch')</w:t>
      </w:r>
    </w:p>
    <w:p w14:paraId="51B7C37C" w14:textId="77777777" w:rsidR="008240B4" w:rsidRDefault="008240B4" w:rsidP="008240B4">
      <w:r>
        <w:t>plt.ylabel('Loss (MSE)')</w:t>
      </w:r>
    </w:p>
    <w:p w14:paraId="11D3424B" w14:textId="77777777" w:rsidR="008240B4" w:rsidRDefault="008240B4" w:rsidP="008240B4">
      <w:r>
        <w:t>plt.legend()</w:t>
      </w:r>
    </w:p>
    <w:p w14:paraId="70A2ED57" w14:textId="77777777" w:rsidR="008240B4" w:rsidRDefault="008240B4" w:rsidP="008240B4">
      <w:r>
        <w:t>plt.grid(True)</w:t>
      </w:r>
    </w:p>
    <w:p w14:paraId="3578285A" w14:textId="77777777" w:rsidR="008240B4" w:rsidRDefault="008240B4" w:rsidP="008240B4">
      <w:r>
        <w:t>plt.show()</w:t>
      </w:r>
    </w:p>
    <w:p w14:paraId="5DB0E760" w14:textId="77777777" w:rsidR="008240B4" w:rsidRDefault="008240B4" w:rsidP="008240B4"/>
    <w:p w14:paraId="66A9302E" w14:textId="77777777" w:rsidR="008240B4" w:rsidRDefault="008240B4" w:rsidP="008240B4">
      <w:r>
        <w:t>num_dimensions = original_y_test.shape[1]</w:t>
      </w:r>
    </w:p>
    <w:p w14:paraId="03AA3A8B" w14:textId="77777777" w:rsidR="008240B4" w:rsidRDefault="008240B4" w:rsidP="008240B4">
      <w:r>
        <w:t>dimension_labels = ['x', 'y', 'z']</w:t>
      </w:r>
    </w:p>
    <w:p w14:paraId="34949434" w14:textId="77777777" w:rsidR="008240B4" w:rsidRDefault="008240B4" w:rsidP="008240B4"/>
    <w:p w14:paraId="43066116" w14:textId="77777777" w:rsidR="008240B4" w:rsidRDefault="008240B4" w:rsidP="008240B4">
      <w:r>
        <w:t xml:space="preserve">plt.figure(figsize=(15, 5 * num_dimensions)) </w:t>
      </w:r>
    </w:p>
    <w:p w14:paraId="66C76CCB" w14:textId="77777777" w:rsidR="008240B4" w:rsidRDefault="008240B4" w:rsidP="008240B4"/>
    <w:p w14:paraId="0BA5A5DB" w14:textId="77777777" w:rsidR="008240B4" w:rsidRDefault="008240B4" w:rsidP="008240B4">
      <w:r>
        <w:t>for i in range(num_dimensions):</w:t>
      </w:r>
    </w:p>
    <w:p w14:paraId="6CD86A91" w14:textId="77777777" w:rsidR="008240B4" w:rsidRDefault="008240B4" w:rsidP="008240B4">
      <w:r>
        <w:t xml:space="preserve">    plt.subplot(num_dimensions, 1, i + 1)</w:t>
      </w:r>
    </w:p>
    <w:p w14:paraId="457D3CBA" w14:textId="77777777" w:rsidR="008240B4" w:rsidRDefault="008240B4" w:rsidP="008240B4">
      <w:r>
        <w:t xml:space="preserve">    plt.plot(original_y_test[:, i], label=f'True {dimension_labels[i]}')</w:t>
      </w:r>
    </w:p>
    <w:p w14:paraId="708F95BE" w14:textId="77777777" w:rsidR="008240B4" w:rsidRDefault="008240B4" w:rsidP="008240B4">
      <w:r>
        <w:t xml:space="preserve">    plt.plot(original_test_predictions[:, i], label=f'Predicted {dimension_labels[i]}')</w:t>
      </w:r>
    </w:p>
    <w:p w14:paraId="4F70829F" w14:textId="77777777" w:rsidR="008240B4" w:rsidRDefault="008240B4" w:rsidP="008240B4">
      <w:r>
        <w:t xml:space="preserve">    plt.title(f'Model Predictions vs. True Values for {dimension_labels[i]} (Original Scale)')</w:t>
      </w:r>
    </w:p>
    <w:p w14:paraId="2A4FFD7B" w14:textId="77777777" w:rsidR="008240B4" w:rsidRDefault="008240B4" w:rsidP="008240B4">
      <w:r>
        <w:t xml:space="preserve">    plt.xlabel('Sample Index')</w:t>
      </w:r>
    </w:p>
    <w:p w14:paraId="59BC2ADA" w14:textId="77777777" w:rsidR="008240B4" w:rsidRDefault="008240B4" w:rsidP="008240B4">
      <w:r>
        <w:t xml:space="preserve">    plt.ylabel(f'{dimension_labels[i]} Value')</w:t>
      </w:r>
    </w:p>
    <w:p w14:paraId="22C4DEDD" w14:textId="77777777" w:rsidR="008240B4" w:rsidRDefault="008240B4" w:rsidP="008240B4">
      <w:r>
        <w:t xml:space="preserve">    plt.legend()</w:t>
      </w:r>
    </w:p>
    <w:p w14:paraId="75A68CD0" w14:textId="77777777" w:rsidR="008240B4" w:rsidRDefault="008240B4" w:rsidP="008240B4">
      <w:r>
        <w:lastRenderedPageBreak/>
        <w:t xml:space="preserve">    plt.grid(True)</w:t>
      </w:r>
    </w:p>
    <w:p w14:paraId="1175012D" w14:textId="77777777" w:rsidR="008240B4" w:rsidRDefault="008240B4" w:rsidP="008240B4"/>
    <w:p w14:paraId="50BAC754" w14:textId="77777777" w:rsidR="008240B4" w:rsidRDefault="008240B4" w:rsidP="008240B4">
      <w:r>
        <w:t>plt.tight_layout()</w:t>
      </w:r>
    </w:p>
    <w:p w14:paraId="287DD342" w14:textId="77777777" w:rsidR="008240B4" w:rsidRDefault="008240B4" w:rsidP="008240B4">
      <w:r>
        <w:t>plt.show()</w:t>
      </w:r>
    </w:p>
    <w:p w14:paraId="7E1E5A79" w14:textId="77777777" w:rsidR="008240B4" w:rsidRDefault="008240B4" w:rsidP="008240B4"/>
    <w:p w14:paraId="6D81C971" w14:textId="77777777" w:rsidR="008240B4" w:rsidRDefault="008240B4" w:rsidP="008240B4">
      <w:r>
        <w:t>def save_model_as_c_header(model, filename='regression_rnn_model.h'):</w:t>
      </w:r>
    </w:p>
    <w:p w14:paraId="2719ED10" w14:textId="77777777" w:rsidR="008240B4" w:rsidRDefault="008240B4" w:rsidP="008240B4">
      <w:r>
        <w:t xml:space="preserve">    """</w:t>
      </w:r>
    </w:p>
    <w:p w14:paraId="28A83FC7" w14:textId="77777777" w:rsidR="008240B4" w:rsidRDefault="008240B4" w:rsidP="008240B4">
      <w:r>
        <w:t xml:space="preserve">    Saves the PyTorch model's state dictionary parameters into a C++ header file.</w:t>
      </w:r>
    </w:p>
    <w:p w14:paraId="59A37B46" w14:textId="77777777" w:rsidR="008240B4" w:rsidRDefault="008240B4" w:rsidP="008240B4">
      <w:r>
        <w:t xml:space="preserve">    Each parameter (weight/bias) is formatted as a `const float[]` array.</w:t>
      </w:r>
    </w:p>
    <w:p w14:paraId="6FBD1F4B" w14:textId="77777777" w:rsidR="008240B4" w:rsidRDefault="008240B4" w:rsidP="008240B4">
      <w:r>
        <w:t xml:space="preserve">    """</w:t>
      </w:r>
    </w:p>
    <w:p w14:paraId="45666B8B" w14:textId="77777777" w:rsidR="008240B4" w:rsidRDefault="008240B4" w:rsidP="008240B4">
      <w:r>
        <w:t xml:space="preserve">    state_dict = model.state_dict()</w:t>
      </w:r>
    </w:p>
    <w:p w14:paraId="05389189" w14:textId="77777777" w:rsidR="008240B4" w:rsidRDefault="008240B4" w:rsidP="008240B4">
      <w:r>
        <w:t xml:space="preserve">    with open(filename, 'w') as f:</w:t>
      </w:r>
    </w:p>
    <w:p w14:paraId="6633E6AB" w14:textId="77777777" w:rsidR="008240B4" w:rsidRDefault="008240B4" w:rsidP="008240B4">
      <w:r>
        <w:t xml:space="preserve">        f.write("#ifndef REGRESSION_RNN_MODEL_H\n")</w:t>
      </w:r>
    </w:p>
    <w:p w14:paraId="70252D46" w14:textId="77777777" w:rsidR="008240B4" w:rsidRDefault="008240B4" w:rsidP="008240B4">
      <w:r>
        <w:t xml:space="preserve">        f.write("#define REGRESSION_RNN_MODEL_H\n\n")</w:t>
      </w:r>
    </w:p>
    <w:p w14:paraId="5D46B9A2" w14:textId="77777777" w:rsidR="008240B4" w:rsidRDefault="008240B4" w:rsidP="008240B4">
      <w:r>
        <w:t xml:space="preserve">        f.write("#include &lt;vector&gt;\n\n")</w:t>
      </w:r>
    </w:p>
    <w:p w14:paraId="7D4C6892" w14:textId="77777777" w:rsidR="008240B4" w:rsidRDefault="008240B4" w:rsidP="008240B4"/>
    <w:p w14:paraId="77549861" w14:textId="77777777" w:rsidR="008240B4" w:rsidRDefault="008240B4" w:rsidP="008240B4">
      <w:r>
        <w:t xml:space="preserve">        for name, param in state_dict.items():</w:t>
      </w:r>
    </w:p>
    <w:p w14:paraId="0366BE73" w14:textId="77777777" w:rsidR="008240B4" w:rsidRDefault="008240B4" w:rsidP="008240B4">
      <w:r>
        <w:t xml:space="preserve">            c_name = name.replace('.', '_').replace('-', '_')</w:t>
      </w:r>
    </w:p>
    <w:p w14:paraId="17A4E2F9" w14:textId="77777777" w:rsidR="008240B4" w:rsidRDefault="008240B4" w:rsidP="008240B4">
      <w:r>
        <w:t xml:space="preserve">            param_flat = param.cpu().numpy().flatten()</w:t>
      </w:r>
    </w:p>
    <w:p w14:paraId="2BA42FD8" w14:textId="77777777" w:rsidR="008240B4" w:rsidRDefault="008240B4" w:rsidP="008240B4"/>
    <w:p w14:paraId="54CC2C96" w14:textId="77777777" w:rsidR="008240B4" w:rsidRDefault="008240B4" w:rsidP="008240B4">
      <w:r>
        <w:t xml:space="preserve">            formatted_values = [f"{val:.8f}f" for val in param_flat]</w:t>
      </w:r>
    </w:p>
    <w:p w14:paraId="37D75C65" w14:textId="77777777" w:rsidR="008240B4" w:rsidRDefault="008240B4" w:rsidP="008240B4">
      <w:r>
        <w:t xml:space="preserve">            values_str = ""</w:t>
      </w:r>
    </w:p>
    <w:p w14:paraId="5C0069BA" w14:textId="77777777" w:rsidR="008240B4" w:rsidRDefault="008240B4" w:rsidP="008240B4">
      <w:r>
        <w:t xml:space="preserve">            for i in range(0, len(formatted_values), 10): </w:t>
      </w:r>
    </w:p>
    <w:p w14:paraId="16E4F903" w14:textId="77777777" w:rsidR="008240B4" w:rsidRDefault="008240B4" w:rsidP="008240B4">
      <w:r>
        <w:t xml:space="preserve">                values_str += ", ".join(formatted_values[i:i+10])</w:t>
      </w:r>
    </w:p>
    <w:p w14:paraId="6931A5E7" w14:textId="77777777" w:rsidR="008240B4" w:rsidRDefault="008240B4" w:rsidP="008240B4">
      <w:r>
        <w:t xml:space="preserve">                if i + 10 &lt; len(formatted_values):</w:t>
      </w:r>
    </w:p>
    <w:p w14:paraId="30B68980" w14:textId="77777777" w:rsidR="008240B4" w:rsidRDefault="008240B4" w:rsidP="008240B4">
      <w:r>
        <w:t xml:space="preserve">                    values_str += ",\n    " </w:t>
      </w:r>
    </w:p>
    <w:p w14:paraId="65C5D3A2" w14:textId="77777777" w:rsidR="008240B4" w:rsidRDefault="008240B4" w:rsidP="008240B4"/>
    <w:p w14:paraId="7154C969" w14:textId="77777777" w:rsidR="008240B4" w:rsidRDefault="008240B4" w:rsidP="008240B4">
      <w:r>
        <w:t xml:space="preserve">            f.write(f"const float {c_name}[] = {{\n    {values_str}\n}};")</w:t>
      </w:r>
    </w:p>
    <w:p w14:paraId="5CBFBFFF" w14:textId="77777777" w:rsidR="008240B4" w:rsidRDefault="008240B4" w:rsidP="008240B4"/>
    <w:p w14:paraId="43358768" w14:textId="77777777" w:rsidR="008240B4" w:rsidRDefault="008240B4" w:rsidP="008240B4">
      <w:r>
        <w:t xml:space="preserve">            dim_values_str = ", ".join(map(str, param.shape))</w:t>
      </w:r>
    </w:p>
    <w:p w14:paraId="77987E97" w14:textId="77777777" w:rsidR="008240B4" w:rsidRDefault="008240B4" w:rsidP="008240B4">
      <w:r>
        <w:t xml:space="preserve">            f.write(f"\nconst int {c_name}_dims[] = {{{dim_values_str}}};")</w:t>
      </w:r>
    </w:p>
    <w:p w14:paraId="303D5095" w14:textId="77777777" w:rsidR="008240B4" w:rsidRDefault="008240B4" w:rsidP="008240B4">
      <w:r>
        <w:lastRenderedPageBreak/>
        <w:t xml:space="preserve">            f.write(f"\nconst int {c_name}_num_dims = {len(param.shape)};\n\n")</w:t>
      </w:r>
    </w:p>
    <w:p w14:paraId="3B4922FF" w14:textId="77777777" w:rsidR="008240B4" w:rsidRDefault="008240B4" w:rsidP="008240B4"/>
    <w:p w14:paraId="7FD05352" w14:textId="77777777" w:rsidR="008240B4" w:rsidRDefault="008240B4" w:rsidP="008240B4">
      <w:r>
        <w:t xml:space="preserve">        f.write("#endif // REGRESSION_RNN_MODEL_H\n")</w:t>
      </w:r>
    </w:p>
    <w:p w14:paraId="761963F3" w14:textId="77777777" w:rsidR="008240B4" w:rsidRDefault="008240B4" w:rsidP="008240B4"/>
    <w:p w14:paraId="471C6886" w14:textId="77777777" w:rsidR="008240B4" w:rsidRDefault="008240B4" w:rsidP="008240B4">
      <w:r>
        <w:t xml:space="preserve">    print(f"Model parameters saved successfully to {filename}")</w:t>
      </w:r>
    </w:p>
    <w:p w14:paraId="27E2B147" w14:textId="77777777" w:rsidR="008240B4" w:rsidRDefault="008240B4" w:rsidP="008240B4"/>
    <w:p w14:paraId="3EB7A70B" w14:textId="77777777" w:rsidR="008240B4" w:rsidRDefault="008240B4" w:rsidP="008240B4">
      <w:r>
        <w:t>save_model_as_c_header(model, 'regression_rnn_model.h')</w:t>
      </w:r>
    </w:p>
    <w:p w14:paraId="0A897DFE" w14:textId="77777777" w:rsidR="00FE0018" w:rsidRPr="00957859" w:rsidRDefault="00FE0018" w:rsidP="00957859"/>
    <w:p w14:paraId="1C86AEFC" w14:textId="63343BD8" w:rsidR="003768EF" w:rsidRPr="003768EF" w:rsidRDefault="003768EF" w:rsidP="003768EF">
      <w:pPr>
        <w:pStyle w:val="Heading2"/>
        <w:rPr>
          <w:color w:val="auto"/>
        </w:rPr>
      </w:pPr>
      <w:bookmarkStart w:id="56" w:name="_Toc1000151680"/>
      <w:r w:rsidRPr="177D0325">
        <w:rPr>
          <w:color w:val="auto"/>
        </w:rPr>
        <w:t>Deployed RNN code</w:t>
      </w:r>
      <w:bookmarkEnd w:id="56"/>
    </w:p>
    <w:p w14:paraId="5541BC09" w14:textId="07B09667" w:rsidR="008739E2" w:rsidRPr="008739E2" w:rsidRDefault="008739E2" w:rsidP="008739E2">
      <w:r w:rsidRPr="008739E2">
        <w:t>#include &lt;LSM6DS3.h&gt;</w:t>
      </w:r>
    </w:p>
    <w:p w14:paraId="55D780FB" w14:textId="77777777" w:rsidR="008739E2" w:rsidRPr="008739E2" w:rsidRDefault="008739E2" w:rsidP="008739E2">
      <w:r w:rsidRPr="008739E2">
        <w:t>#include &lt;Wire.h&gt;</w:t>
      </w:r>
    </w:p>
    <w:p w14:paraId="477C039C" w14:textId="77777777" w:rsidR="008739E2" w:rsidRPr="008739E2" w:rsidRDefault="008739E2" w:rsidP="008739E2">
      <w:r w:rsidRPr="008739E2">
        <w:t>#include &lt;math.h&gt;</w:t>
      </w:r>
    </w:p>
    <w:p w14:paraId="7BA35D1F" w14:textId="77777777" w:rsidR="008739E2" w:rsidRPr="008739E2" w:rsidRDefault="008739E2" w:rsidP="008739E2">
      <w:r w:rsidRPr="008739E2">
        <w:t>#include "regression_rnn_model.h"</w:t>
      </w:r>
    </w:p>
    <w:p w14:paraId="45386C37" w14:textId="77777777" w:rsidR="008739E2" w:rsidRPr="008739E2" w:rsidRDefault="008739E2" w:rsidP="008739E2"/>
    <w:p w14:paraId="209C60DC" w14:textId="77777777" w:rsidR="008739E2" w:rsidRPr="008739E2" w:rsidRDefault="008739E2" w:rsidP="008739E2">
      <w:r w:rsidRPr="008739E2">
        <w:t>// CONFIGURATION</w:t>
      </w:r>
    </w:p>
    <w:p w14:paraId="2A3C9A76" w14:textId="77777777" w:rsidR="008739E2" w:rsidRPr="008739E2" w:rsidRDefault="008739E2" w:rsidP="008739E2">
      <w:r w:rsidRPr="008739E2">
        <w:t>const float accelerationThreshold = 0.5;</w:t>
      </w:r>
    </w:p>
    <w:p w14:paraId="71FE5FBB" w14:textId="77777777" w:rsidR="008739E2" w:rsidRPr="008739E2" w:rsidRDefault="008739E2" w:rsidP="008739E2">
      <w:r w:rsidRPr="008739E2">
        <w:t>const int   numSamples            = 120;</w:t>
      </w:r>
    </w:p>
    <w:p w14:paraId="46AB71FC" w14:textId="77777777" w:rsidR="008739E2" w:rsidRPr="008739E2" w:rsidRDefault="008739E2" w:rsidP="008739E2">
      <w:r w:rsidRPr="008739E2">
        <w:t>const int   INPUT_SIZE            = 3;</w:t>
      </w:r>
    </w:p>
    <w:p w14:paraId="3A409D80" w14:textId="77777777" w:rsidR="008739E2" w:rsidRPr="008739E2" w:rsidRDefault="008739E2" w:rsidP="008739E2">
      <w:r w:rsidRPr="008739E2">
        <w:t>const int   HIDDEN_SIZE           = 10;</w:t>
      </w:r>
    </w:p>
    <w:p w14:paraId="5BE6FFE1" w14:textId="77777777" w:rsidR="008739E2" w:rsidRPr="008739E2" w:rsidRDefault="008739E2" w:rsidP="008739E2">
      <w:r w:rsidRPr="008739E2">
        <w:t>const int   NUM_LAYERS            = 4;</w:t>
      </w:r>
    </w:p>
    <w:p w14:paraId="47F34669" w14:textId="77777777" w:rsidR="008739E2" w:rsidRPr="008739E2" w:rsidRDefault="008739E2" w:rsidP="008739E2">
      <w:r w:rsidRPr="008739E2">
        <w:t>const int   OUTPUT_SIZE           = 3;</w:t>
      </w:r>
    </w:p>
    <w:p w14:paraId="5AE104A8" w14:textId="77777777" w:rsidR="008739E2" w:rsidRPr="008739E2" w:rsidRDefault="008739E2" w:rsidP="008739E2">
      <w:r w:rsidRPr="008739E2">
        <w:t>#define     SAMPLE_PERIOD         2404</w:t>
      </w:r>
    </w:p>
    <w:p w14:paraId="057C8B0F" w14:textId="77777777" w:rsidR="008739E2" w:rsidRPr="008739E2" w:rsidRDefault="008739E2" w:rsidP="008739E2"/>
    <w:p w14:paraId="15EF72C1" w14:textId="77777777" w:rsidR="008739E2" w:rsidRPr="008739E2" w:rsidRDefault="008739E2" w:rsidP="008739E2">
      <w:r w:rsidRPr="008739E2">
        <w:t>//CLASSIFICATION THRESHOLDS</w:t>
      </w:r>
    </w:p>
    <w:p w14:paraId="1E120159" w14:textId="77777777" w:rsidR="008739E2" w:rsidRPr="008739E2" w:rsidRDefault="008739E2" w:rsidP="008739E2">
      <w:r w:rsidRPr="008739E2">
        <w:t>const float MAE_THRESHOLD            = 0.1385f;</w:t>
      </w:r>
    </w:p>
    <w:p w14:paraId="33CA85C1" w14:textId="77777777" w:rsidR="008739E2" w:rsidRPr="008739E2" w:rsidRDefault="008739E2" w:rsidP="008739E2">
      <w:r w:rsidRPr="008739E2">
        <w:t xml:space="preserve">const int   LOCAL_WINDOW_SIZE        = 10;     </w:t>
      </w:r>
    </w:p>
    <w:p w14:paraId="7B7A0F75" w14:textId="77777777" w:rsidR="008739E2" w:rsidRPr="008739E2" w:rsidRDefault="008739E2" w:rsidP="008739E2">
      <w:r w:rsidRPr="008739E2">
        <w:t>int Samplenum                        = 0;</w:t>
      </w:r>
    </w:p>
    <w:p w14:paraId="14AFED3F" w14:textId="77777777" w:rsidR="008739E2" w:rsidRPr="008739E2" w:rsidRDefault="008739E2" w:rsidP="008739E2">
      <w:r w:rsidRPr="008739E2">
        <w:t>int overallCorrect                   = 0;</w:t>
      </w:r>
    </w:p>
    <w:p w14:paraId="3C2D5989" w14:textId="77777777" w:rsidR="008739E2" w:rsidRPr="008739E2" w:rsidRDefault="008739E2" w:rsidP="008739E2"/>
    <w:p w14:paraId="32D0B9D5" w14:textId="77777777" w:rsidR="008739E2" w:rsidRPr="008739E2" w:rsidRDefault="008739E2" w:rsidP="008739E2">
      <w:r w:rsidRPr="008739E2">
        <w:t>// IMU</w:t>
      </w:r>
    </w:p>
    <w:p w14:paraId="0C75EAC9" w14:textId="77777777" w:rsidR="008739E2" w:rsidRPr="008739E2" w:rsidRDefault="008739E2" w:rsidP="008739E2">
      <w:r w:rsidRPr="008739E2">
        <w:t>LSM6DS3 myIMU(I2C_MODE, 0x6A);</w:t>
      </w:r>
    </w:p>
    <w:p w14:paraId="22BCE2A9" w14:textId="77777777" w:rsidR="008739E2" w:rsidRPr="008739E2" w:rsidRDefault="008739E2" w:rsidP="008739E2">
      <w:r w:rsidRPr="008739E2">
        <w:lastRenderedPageBreak/>
        <w:t>float offsetX = 0, offsetY = 0, offsetZ = 0;</w:t>
      </w:r>
    </w:p>
    <w:p w14:paraId="4350255E" w14:textId="77777777" w:rsidR="008739E2" w:rsidRPr="008739E2" w:rsidRDefault="008739E2" w:rsidP="008739E2">
      <w:r w:rsidRPr="008739E2">
        <w:t>int samplesRead = numSamples;</w:t>
      </w:r>
    </w:p>
    <w:p w14:paraId="74B654EC" w14:textId="77777777" w:rsidR="008739E2" w:rsidRPr="008739E2" w:rsidRDefault="008739E2" w:rsidP="008739E2"/>
    <w:p w14:paraId="11E4D068" w14:textId="77777777" w:rsidR="008739E2" w:rsidRPr="008739E2" w:rsidRDefault="008739E2" w:rsidP="008739E2">
      <w:r w:rsidRPr="008739E2">
        <w:t>// LSTM STATE</w:t>
      </w:r>
    </w:p>
    <w:p w14:paraId="121BE433" w14:textId="77777777" w:rsidR="008739E2" w:rsidRPr="008739E2" w:rsidRDefault="008739E2" w:rsidP="008739E2">
      <w:r w:rsidRPr="008739E2">
        <w:t>float h_state[NUM_LAYERS][HIDDEN_SIZE];</w:t>
      </w:r>
    </w:p>
    <w:p w14:paraId="530E37C4" w14:textId="77777777" w:rsidR="008739E2" w:rsidRPr="008739E2" w:rsidRDefault="008739E2" w:rsidP="008739E2">
      <w:r w:rsidRPr="008739E2">
        <w:t>float c_state[NUM_LAYERS][HIDDEN_SIZE];</w:t>
      </w:r>
    </w:p>
    <w:p w14:paraId="637E3FBB" w14:textId="77777777" w:rsidR="008739E2" w:rsidRPr="008739E2" w:rsidRDefault="008739E2" w:rsidP="008739E2"/>
    <w:p w14:paraId="7D5FC77D" w14:textId="77777777" w:rsidR="008739E2" w:rsidRPr="008739E2" w:rsidRDefault="008739E2" w:rsidP="008739E2">
      <w:r w:rsidRPr="008739E2">
        <w:t>// Buffers</w:t>
      </w:r>
    </w:p>
    <w:p w14:paraId="5E750F74" w14:textId="77777777" w:rsidR="008739E2" w:rsidRPr="008739E2" w:rsidRDefault="008739E2" w:rsidP="008739E2">
      <w:r w:rsidRPr="008739E2">
        <w:t>float outputSequence[numSamples][OUTPUT_SIZE];</w:t>
      </w:r>
    </w:p>
    <w:p w14:paraId="4BDEB785" w14:textId="77777777" w:rsidR="008739E2" w:rsidRPr="008739E2" w:rsidRDefault="008739E2" w:rsidP="008739E2">
      <w:r w:rsidRPr="008739E2">
        <w:t>float inputSequence[numSamples][INPUT_SIZE];</w:t>
      </w:r>
    </w:p>
    <w:p w14:paraId="3A33561D" w14:textId="77777777" w:rsidR="008739E2" w:rsidRPr="008739E2" w:rsidRDefault="008739E2" w:rsidP="008739E2"/>
    <w:p w14:paraId="5E7B667B" w14:textId="77777777" w:rsidR="008739E2" w:rsidRPr="008739E2" w:rsidRDefault="008739E2" w:rsidP="008739E2">
      <w:r w:rsidRPr="008739E2">
        <w:t>inline float sigmoid(float x) {</w:t>
      </w:r>
    </w:p>
    <w:p w14:paraId="3F17759E" w14:textId="77777777" w:rsidR="008739E2" w:rsidRPr="008739E2" w:rsidRDefault="008739E2" w:rsidP="008739E2">
      <w:r w:rsidRPr="008739E2">
        <w:t>    return 1.0f / (1.0f + expf(-x));</w:t>
      </w:r>
    </w:p>
    <w:p w14:paraId="02080EAF" w14:textId="77777777" w:rsidR="008739E2" w:rsidRPr="008739E2" w:rsidRDefault="008739E2" w:rsidP="008739E2">
      <w:r w:rsidRPr="008739E2">
        <w:t>}</w:t>
      </w:r>
    </w:p>
    <w:p w14:paraId="0A2812B7" w14:textId="77777777" w:rsidR="008739E2" w:rsidRPr="008739E2" w:rsidRDefault="008739E2" w:rsidP="008739E2"/>
    <w:p w14:paraId="3E62A05E" w14:textId="77777777" w:rsidR="008739E2" w:rsidRPr="008739E2" w:rsidRDefault="008739E2" w:rsidP="008739E2">
      <w:r w:rsidRPr="008739E2">
        <w:t>// LSTM Cell</w:t>
      </w:r>
    </w:p>
    <w:p w14:paraId="68AF1539" w14:textId="77777777" w:rsidR="008739E2" w:rsidRPr="008739E2" w:rsidRDefault="008739E2" w:rsidP="008739E2">
      <w:r w:rsidRPr="008739E2">
        <w:t>void lstm_cell(</w:t>
      </w:r>
    </w:p>
    <w:p w14:paraId="1FCE0985" w14:textId="77777777" w:rsidR="008739E2" w:rsidRPr="008739E2" w:rsidRDefault="008739E2" w:rsidP="008739E2">
      <w:r w:rsidRPr="008739E2">
        <w:t>    const float* W_ih, const float* W_hh,</w:t>
      </w:r>
    </w:p>
    <w:p w14:paraId="3E4FF6AD" w14:textId="77777777" w:rsidR="008739E2" w:rsidRPr="008739E2" w:rsidRDefault="008739E2" w:rsidP="008739E2">
      <w:r w:rsidRPr="008739E2">
        <w:t>    const float* b_ih, const float* b_hh,</w:t>
      </w:r>
    </w:p>
    <w:p w14:paraId="1CB73001" w14:textId="77777777" w:rsidR="008739E2" w:rsidRPr="008739E2" w:rsidRDefault="008739E2" w:rsidP="008739E2">
      <w:r w:rsidRPr="008739E2">
        <w:t>    const float* x_in, int input_sz,</w:t>
      </w:r>
    </w:p>
    <w:p w14:paraId="3AB95215" w14:textId="77777777" w:rsidR="008739E2" w:rsidRPr="008739E2" w:rsidRDefault="008739E2" w:rsidP="008739E2">
      <w:r w:rsidRPr="008739E2">
        <w:t>    float* h, float* c</w:t>
      </w:r>
    </w:p>
    <w:p w14:paraId="728EC08C" w14:textId="77777777" w:rsidR="008739E2" w:rsidRPr="008739E2" w:rsidRDefault="008739E2" w:rsidP="008739E2">
      <w:r w:rsidRPr="008739E2">
        <w:t>) {</w:t>
      </w:r>
    </w:p>
    <w:p w14:paraId="697DC1A7" w14:textId="77777777" w:rsidR="008739E2" w:rsidRPr="008739E2" w:rsidRDefault="008739E2" w:rsidP="008739E2">
      <w:r w:rsidRPr="008739E2">
        <w:t>    float gates[4 * HIDDEN_SIZE];</w:t>
      </w:r>
    </w:p>
    <w:p w14:paraId="187B1B2E" w14:textId="77777777" w:rsidR="008739E2" w:rsidRPr="008739E2" w:rsidRDefault="008739E2" w:rsidP="008739E2"/>
    <w:p w14:paraId="45CE82AF" w14:textId="77777777" w:rsidR="008739E2" w:rsidRPr="008739E2" w:rsidRDefault="008739E2" w:rsidP="008739E2">
      <w:r w:rsidRPr="008739E2">
        <w:t>    for (int i = 0; i &lt; 4 * HIDDEN_SIZE; i++) {</w:t>
      </w:r>
    </w:p>
    <w:p w14:paraId="1E785EA6" w14:textId="77777777" w:rsidR="008739E2" w:rsidRPr="008739E2" w:rsidRDefault="008739E2" w:rsidP="008739E2">
      <w:r w:rsidRPr="008739E2">
        <w:t>        gates[i] = b_ih[i];</w:t>
      </w:r>
    </w:p>
    <w:p w14:paraId="0AD3CF70" w14:textId="77777777" w:rsidR="008739E2" w:rsidRPr="008739E2" w:rsidRDefault="008739E2" w:rsidP="008739E2">
      <w:r w:rsidRPr="008739E2">
        <w:t>        for (int j = 0; j &lt; input_sz; j++) {</w:t>
      </w:r>
    </w:p>
    <w:p w14:paraId="7AC9B9F3" w14:textId="77777777" w:rsidR="008739E2" w:rsidRPr="008739E2" w:rsidRDefault="008739E2" w:rsidP="008739E2">
      <w:r w:rsidRPr="008739E2">
        <w:t>            gates[i] += W_ih[i * input_sz + j] * x_in[j];</w:t>
      </w:r>
    </w:p>
    <w:p w14:paraId="27EF9D4F" w14:textId="77777777" w:rsidR="008739E2" w:rsidRPr="008739E2" w:rsidRDefault="008739E2" w:rsidP="008739E2">
      <w:r w:rsidRPr="008739E2">
        <w:t>        }</w:t>
      </w:r>
    </w:p>
    <w:p w14:paraId="2E72A742" w14:textId="77777777" w:rsidR="008739E2" w:rsidRPr="008739E2" w:rsidRDefault="008739E2" w:rsidP="008739E2">
      <w:r w:rsidRPr="008739E2">
        <w:t>    }</w:t>
      </w:r>
    </w:p>
    <w:p w14:paraId="7F87545B" w14:textId="77777777" w:rsidR="008739E2" w:rsidRPr="008739E2" w:rsidRDefault="008739E2" w:rsidP="008739E2">
      <w:r w:rsidRPr="008739E2">
        <w:t>    for (int i = 0; i &lt; 4 * HIDDEN_SIZE; i++) {</w:t>
      </w:r>
    </w:p>
    <w:p w14:paraId="05BC2EE8" w14:textId="77777777" w:rsidR="008739E2" w:rsidRPr="008739E2" w:rsidRDefault="008739E2" w:rsidP="008739E2">
      <w:r w:rsidRPr="008739E2">
        <w:lastRenderedPageBreak/>
        <w:t>        gates[i] += b_hh[i];</w:t>
      </w:r>
    </w:p>
    <w:p w14:paraId="1F6039E6" w14:textId="77777777" w:rsidR="008739E2" w:rsidRPr="008739E2" w:rsidRDefault="008739E2" w:rsidP="008739E2">
      <w:r w:rsidRPr="008739E2">
        <w:t>        for (int j = 0; j &lt; HIDDEN_SIZE; j++) {</w:t>
      </w:r>
    </w:p>
    <w:p w14:paraId="4999E833" w14:textId="77777777" w:rsidR="008739E2" w:rsidRPr="008739E2" w:rsidRDefault="008739E2" w:rsidP="008739E2">
      <w:r w:rsidRPr="008739E2">
        <w:t>            gates[i] += W_hh[i * HIDDEN_SIZE + j] * h[j];</w:t>
      </w:r>
    </w:p>
    <w:p w14:paraId="306DB67C" w14:textId="77777777" w:rsidR="008739E2" w:rsidRPr="008739E2" w:rsidRDefault="008739E2" w:rsidP="008739E2">
      <w:r w:rsidRPr="008739E2">
        <w:t>        }</w:t>
      </w:r>
    </w:p>
    <w:p w14:paraId="7BFE713C" w14:textId="77777777" w:rsidR="008739E2" w:rsidRPr="008739E2" w:rsidRDefault="008739E2" w:rsidP="008739E2">
      <w:r w:rsidRPr="008739E2">
        <w:t>    }</w:t>
      </w:r>
    </w:p>
    <w:p w14:paraId="6B4B01DB" w14:textId="77777777" w:rsidR="008739E2" w:rsidRPr="008739E2" w:rsidRDefault="008739E2" w:rsidP="008739E2"/>
    <w:p w14:paraId="37932086" w14:textId="77777777" w:rsidR="008739E2" w:rsidRPr="008739E2" w:rsidRDefault="008739E2" w:rsidP="008739E2">
      <w:r w:rsidRPr="008739E2">
        <w:t>    float* g_i = gates;</w:t>
      </w:r>
    </w:p>
    <w:p w14:paraId="22539929" w14:textId="77777777" w:rsidR="008739E2" w:rsidRPr="008739E2" w:rsidRDefault="008739E2" w:rsidP="008739E2">
      <w:r w:rsidRPr="008739E2">
        <w:t>    float* g_f = gates + HIDDEN_SIZE;</w:t>
      </w:r>
    </w:p>
    <w:p w14:paraId="7C27839F" w14:textId="77777777" w:rsidR="008739E2" w:rsidRPr="008739E2" w:rsidRDefault="008739E2" w:rsidP="008739E2">
      <w:r w:rsidRPr="008739E2">
        <w:t>    float* g_g = gates + 2 * HIDDEN_SIZE;</w:t>
      </w:r>
    </w:p>
    <w:p w14:paraId="12F160C7" w14:textId="77777777" w:rsidR="008739E2" w:rsidRPr="008739E2" w:rsidRDefault="008739E2" w:rsidP="008739E2">
      <w:r w:rsidRPr="008739E2">
        <w:t>    float* g_o = gates + 3 * HIDDEN_SIZE;</w:t>
      </w:r>
    </w:p>
    <w:p w14:paraId="511A6911" w14:textId="77777777" w:rsidR="008739E2" w:rsidRPr="008739E2" w:rsidRDefault="008739E2" w:rsidP="008739E2"/>
    <w:p w14:paraId="7D3D828B" w14:textId="77777777" w:rsidR="008739E2" w:rsidRPr="008739E2" w:rsidRDefault="008739E2" w:rsidP="008739E2">
      <w:r w:rsidRPr="008739E2">
        <w:t>    float new_h[HIDDEN_SIZE];</w:t>
      </w:r>
    </w:p>
    <w:p w14:paraId="3BC618BD" w14:textId="77777777" w:rsidR="008739E2" w:rsidRPr="008739E2" w:rsidRDefault="008739E2" w:rsidP="008739E2">
      <w:r w:rsidRPr="008739E2">
        <w:t>    for (int k = 0; k &lt; HIDDEN_SIZE; k++) {</w:t>
      </w:r>
    </w:p>
    <w:p w14:paraId="39AFE972" w14:textId="77777777" w:rsidR="008739E2" w:rsidRPr="008739E2" w:rsidRDefault="008739E2" w:rsidP="008739E2">
      <w:r w:rsidRPr="008739E2">
        <w:t>        float i_k = sigmoid(g_i[k]);</w:t>
      </w:r>
    </w:p>
    <w:p w14:paraId="2C9B8BA3" w14:textId="77777777" w:rsidR="008739E2" w:rsidRPr="008739E2" w:rsidRDefault="008739E2" w:rsidP="008739E2">
      <w:r w:rsidRPr="008739E2">
        <w:t>        float f_k = sigmoid(g_f[k]);</w:t>
      </w:r>
    </w:p>
    <w:p w14:paraId="6648C228" w14:textId="77777777" w:rsidR="008739E2" w:rsidRPr="008739E2" w:rsidRDefault="008739E2" w:rsidP="008739E2">
      <w:r w:rsidRPr="008739E2">
        <w:t>        float g_k = tanhf(g_g[k]);</w:t>
      </w:r>
    </w:p>
    <w:p w14:paraId="104D5F7C" w14:textId="77777777" w:rsidR="008739E2" w:rsidRPr="008739E2" w:rsidRDefault="008739E2" w:rsidP="008739E2">
      <w:r w:rsidRPr="008739E2">
        <w:t>        float o_k = sigmoid(g_o[k]);</w:t>
      </w:r>
    </w:p>
    <w:p w14:paraId="0354E18E" w14:textId="77777777" w:rsidR="008739E2" w:rsidRPr="008739E2" w:rsidRDefault="008739E2" w:rsidP="008739E2">
      <w:r w:rsidRPr="008739E2">
        <w:t>        c[k] = f_k * c[k] + i_k * g_k;</w:t>
      </w:r>
    </w:p>
    <w:p w14:paraId="6A5DBF54" w14:textId="77777777" w:rsidR="008739E2" w:rsidRPr="008739E2" w:rsidRDefault="008739E2" w:rsidP="008739E2">
      <w:r w:rsidRPr="008739E2">
        <w:t>        new_h[k] = o_k * tanhf(c[k]);</w:t>
      </w:r>
    </w:p>
    <w:p w14:paraId="2981E2F2" w14:textId="77777777" w:rsidR="008739E2" w:rsidRPr="008739E2" w:rsidRDefault="008739E2" w:rsidP="008739E2">
      <w:r w:rsidRPr="008739E2">
        <w:t>    }</w:t>
      </w:r>
    </w:p>
    <w:p w14:paraId="76EC17D5" w14:textId="77777777" w:rsidR="008739E2" w:rsidRPr="008739E2" w:rsidRDefault="008739E2" w:rsidP="008739E2">
      <w:r w:rsidRPr="008739E2">
        <w:t>    memcpy(h, new_h, HIDDEN_SIZE * sizeof(float));</w:t>
      </w:r>
    </w:p>
    <w:p w14:paraId="5A5B2FE0" w14:textId="77777777" w:rsidR="008739E2" w:rsidRPr="008739E2" w:rsidRDefault="008739E2" w:rsidP="008739E2">
      <w:r w:rsidRPr="008739E2">
        <w:t>}</w:t>
      </w:r>
    </w:p>
    <w:p w14:paraId="77489AFC" w14:textId="77777777" w:rsidR="008739E2" w:rsidRPr="008739E2" w:rsidRDefault="008739E2" w:rsidP="008739E2"/>
    <w:p w14:paraId="376EA3FE" w14:textId="77777777" w:rsidR="008739E2" w:rsidRPr="008739E2" w:rsidRDefault="008739E2" w:rsidP="008739E2">
      <w:r w:rsidRPr="008739E2">
        <w:t>// Full 4-Layer LSTM Forward</w:t>
      </w:r>
    </w:p>
    <w:p w14:paraId="2A961739" w14:textId="77777777" w:rsidR="008739E2" w:rsidRPr="008739E2" w:rsidRDefault="008739E2" w:rsidP="008739E2">
      <w:r w:rsidRPr="008739E2">
        <w:t>void lstm_forward(const float* input, float* output) {</w:t>
      </w:r>
    </w:p>
    <w:p w14:paraId="5B05B847" w14:textId="77777777" w:rsidR="008739E2" w:rsidRPr="008739E2" w:rsidRDefault="008739E2" w:rsidP="008739E2">
      <w:r w:rsidRPr="008739E2">
        <w:t>    float layer_input[HIDDEN_SIZE];</w:t>
      </w:r>
    </w:p>
    <w:p w14:paraId="057B5C14" w14:textId="77777777" w:rsidR="008739E2" w:rsidRPr="008739E2" w:rsidRDefault="008739E2" w:rsidP="008739E2"/>
    <w:p w14:paraId="68882E66" w14:textId="77777777" w:rsidR="008739E2" w:rsidRPr="008739E2" w:rsidRDefault="008739E2" w:rsidP="008739E2">
      <w:r w:rsidRPr="008739E2">
        <w:t>    lstm_cell(rnn_weight_ih_l0, rnn_weight_hh_l0,</w:t>
      </w:r>
    </w:p>
    <w:p w14:paraId="4B68F5AA" w14:textId="77777777" w:rsidR="008739E2" w:rsidRPr="008739E2" w:rsidRDefault="008739E2" w:rsidP="008739E2">
      <w:r w:rsidRPr="008739E2">
        <w:t>              rnn_bias_ih_l0,   rnn_bias_hh_l0,</w:t>
      </w:r>
    </w:p>
    <w:p w14:paraId="14A56935" w14:textId="77777777" w:rsidR="008739E2" w:rsidRPr="008739E2" w:rsidRDefault="008739E2" w:rsidP="008739E2">
      <w:r w:rsidRPr="008739E2">
        <w:t>              input, INPUT_SIZE, h_state[0], c_state[0]);</w:t>
      </w:r>
    </w:p>
    <w:p w14:paraId="28C1BFB1" w14:textId="77777777" w:rsidR="008739E2" w:rsidRPr="008739E2" w:rsidRDefault="008739E2" w:rsidP="008739E2">
      <w:r w:rsidRPr="008739E2">
        <w:t>    memcpy(layer_input, h_state[0], HIDDEN_SIZE * sizeof(float));</w:t>
      </w:r>
    </w:p>
    <w:p w14:paraId="2BE3ADF0" w14:textId="77777777" w:rsidR="008739E2" w:rsidRPr="008739E2" w:rsidRDefault="008739E2" w:rsidP="008739E2"/>
    <w:p w14:paraId="58949259" w14:textId="77777777" w:rsidR="008739E2" w:rsidRPr="008739E2" w:rsidRDefault="008739E2" w:rsidP="008739E2">
      <w:r w:rsidRPr="008739E2">
        <w:t>    lstm_cell(rnn_weight_ih_l1, rnn_weight_hh_l1,</w:t>
      </w:r>
    </w:p>
    <w:p w14:paraId="56BF4915" w14:textId="77777777" w:rsidR="008739E2" w:rsidRPr="008739E2" w:rsidRDefault="008739E2" w:rsidP="008739E2">
      <w:r w:rsidRPr="008739E2">
        <w:t>              rnn_bias_ih_l1,   rnn_bias_hh_l1,</w:t>
      </w:r>
    </w:p>
    <w:p w14:paraId="036381ED" w14:textId="77777777" w:rsidR="008739E2" w:rsidRPr="008739E2" w:rsidRDefault="008739E2" w:rsidP="008739E2">
      <w:r w:rsidRPr="008739E2">
        <w:t>              layer_input, HIDDEN_SIZE, h_state[1], c_state[1]);</w:t>
      </w:r>
    </w:p>
    <w:p w14:paraId="1B7C05AA" w14:textId="77777777" w:rsidR="008739E2" w:rsidRPr="008739E2" w:rsidRDefault="008739E2" w:rsidP="008739E2">
      <w:r w:rsidRPr="008739E2">
        <w:t>    memcpy(layer_input, h_state[1], HIDDEN_SIZE * sizeof(float));</w:t>
      </w:r>
    </w:p>
    <w:p w14:paraId="7FF216CE" w14:textId="77777777" w:rsidR="008739E2" w:rsidRPr="008739E2" w:rsidRDefault="008739E2" w:rsidP="008739E2"/>
    <w:p w14:paraId="0561EB0E" w14:textId="77777777" w:rsidR="008739E2" w:rsidRPr="008739E2" w:rsidRDefault="008739E2" w:rsidP="008739E2">
      <w:r w:rsidRPr="008739E2">
        <w:t>    lstm_cell(rnn_weight_ih_l2, rnn_weight_hh_l2,</w:t>
      </w:r>
    </w:p>
    <w:p w14:paraId="18832246" w14:textId="77777777" w:rsidR="008739E2" w:rsidRPr="008739E2" w:rsidRDefault="008739E2" w:rsidP="008739E2">
      <w:r w:rsidRPr="008739E2">
        <w:t>              rnn_bias_ih_l2,   rnn_bias_hh_l2,</w:t>
      </w:r>
    </w:p>
    <w:p w14:paraId="79C69504" w14:textId="77777777" w:rsidR="008739E2" w:rsidRPr="008739E2" w:rsidRDefault="008739E2" w:rsidP="008739E2">
      <w:r w:rsidRPr="008739E2">
        <w:t>              layer_input, HIDDEN_SIZE, h_state[2], c_state[2]);</w:t>
      </w:r>
    </w:p>
    <w:p w14:paraId="524FC67E" w14:textId="77777777" w:rsidR="008739E2" w:rsidRPr="008739E2" w:rsidRDefault="008739E2" w:rsidP="008739E2">
      <w:r w:rsidRPr="008739E2">
        <w:t>    memcpy(layer_input, h_state[2], HIDDEN_SIZE * sizeof(float));</w:t>
      </w:r>
    </w:p>
    <w:p w14:paraId="597EBC58" w14:textId="77777777" w:rsidR="008739E2" w:rsidRPr="008739E2" w:rsidRDefault="008739E2" w:rsidP="008739E2"/>
    <w:p w14:paraId="6E0C5D5F" w14:textId="77777777" w:rsidR="008739E2" w:rsidRPr="008739E2" w:rsidRDefault="008739E2" w:rsidP="008739E2">
      <w:r w:rsidRPr="008739E2">
        <w:t>    lstm_cell(rnn_weight_ih_l3, rnn_weight_hh_l3,</w:t>
      </w:r>
    </w:p>
    <w:p w14:paraId="6B670ACF" w14:textId="77777777" w:rsidR="008739E2" w:rsidRPr="008739E2" w:rsidRDefault="008739E2" w:rsidP="008739E2">
      <w:r w:rsidRPr="008739E2">
        <w:t>              rnn_bias_ih_l3,   rnn_bias_hh_l3,</w:t>
      </w:r>
    </w:p>
    <w:p w14:paraId="6B16866E" w14:textId="77777777" w:rsidR="008739E2" w:rsidRPr="008739E2" w:rsidRDefault="008739E2" w:rsidP="008739E2">
      <w:r w:rsidRPr="008739E2">
        <w:t>              layer_input, HIDDEN_SIZE, h_state[3], c_state[3]);</w:t>
      </w:r>
    </w:p>
    <w:p w14:paraId="5A302511" w14:textId="77777777" w:rsidR="008739E2" w:rsidRPr="008739E2" w:rsidRDefault="008739E2" w:rsidP="008739E2"/>
    <w:p w14:paraId="040AE7CD" w14:textId="77777777" w:rsidR="008739E2" w:rsidRPr="008739E2" w:rsidRDefault="008739E2" w:rsidP="008739E2">
      <w:r w:rsidRPr="008739E2">
        <w:t>    memcpy(output, h_state[3], HIDDEN_SIZE * sizeof(float));</w:t>
      </w:r>
    </w:p>
    <w:p w14:paraId="316B6928" w14:textId="77777777" w:rsidR="008739E2" w:rsidRPr="008739E2" w:rsidRDefault="008739E2" w:rsidP="008739E2">
      <w:r w:rsidRPr="008739E2">
        <w:t>}</w:t>
      </w:r>
    </w:p>
    <w:p w14:paraId="00ADFA87" w14:textId="77777777" w:rsidR="008739E2" w:rsidRPr="008739E2" w:rsidRDefault="008739E2" w:rsidP="008739E2"/>
    <w:p w14:paraId="2D70BC19" w14:textId="77777777" w:rsidR="008739E2" w:rsidRPr="008739E2" w:rsidRDefault="008739E2" w:rsidP="008739E2">
      <w:r w:rsidRPr="008739E2">
        <w:t>// Fullt Connected Layer</w:t>
      </w:r>
    </w:p>
    <w:p w14:paraId="58ECE79E" w14:textId="77777777" w:rsidR="008739E2" w:rsidRPr="008739E2" w:rsidRDefault="008739E2" w:rsidP="008739E2">
      <w:r w:rsidRPr="008739E2">
        <w:t>void fc_forward(const float* input, float* output) {</w:t>
      </w:r>
    </w:p>
    <w:p w14:paraId="137E8A41" w14:textId="77777777" w:rsidR="008739E2" w:rsidRPr="008739E2" w:rsidRDefault="008739E2" w:rsidP="008739E2">
      <w:r w:rsidRPr="008739E2">
        <w:t>    for (int i = 0; i &lt; OUTPUT_SIZE; i++) {</w:t>
      </w:r>
    </w:p>
    <w:p w14:paraId="788AA658" w14:textId="77777777" w:rsidR="008739E2" w:rsidRPr="008739E2" w:rsidRDefault="008739E2" w:rsidP="008739E2">
      <w:r w:rsidRPr="008739E2">
        <w:t>        output[i] = fc_bias[i];</w:t>
      </w:r>
    </w:p>
    <w:p w14:paraId="7A1C69CA" w14:textId="77777777" w:rsidR="008739E2" w:rsidRPr="008739E2" w:rsidRDefault="008739E2" w:rsidP="008739E2">
      <w:r w:rsidRPr="008739E2">
        <w:t>        for (int j = 0; j &lt; HIDDEN_SIZE; j++) {</w:t>
      </w:r>
    </w:p>
    <w:p w14:paraId="2F1352E9" w14:textId="77777777" w:rsidR="008739E2" w:rsidRPr="008739E2" w:rsidRDefault="008739E2" w:rsidP="008739E2">
      <w:r w:rsidRPr="008739E2">
        <w:t>            output[i] += fc_weight[i * HIDDEN_SIZE + j] * input[j];</w:t>
      </w:r>
    </w:p>
    <w:p w14:paraId="1360771C" w14:textId="77777777" w:rsidR="008739E2" w:rsidRPr="008739E2" w:rsidRDefault="008739E2" w:rsidP="008739E2">
      <w:r w:rsidRPr="008739E2">
        <w:t>        }</w:t>
      </w:r>
    </w:p>
    <w:p w14:paraId="76C62511" w14:textId="77777777" w:rsidR="008739E2" w:rsidRPr="008739E2" w:rsidRDefault="008739E2" w:rsidP="008739E2">
      <w:r w:rsidRPr="008739E2">
        <w:t>    }</w:t>
      </w:r>
    </w:p>
    <w:p w14:paraId="2A88EA59" w14:textId="77777777" w:rsidR="008739E2" w:rsidRPr="008739E2" w:rsidRDefault="008739E2" w:rsidP="008739E2">
      <w:r w:rsidRPr="008739E2">
        <w:t>}</w:t>
      </w:r>
    </w:p>
    <w:p w14:paraId="619324D5" w14:textId="77777777" w:rsidR="008739E2" w:rsidRPr="008739E2" w:rsidRDefault="008739E2" w:rsidP="008739E2"/>
    <w:p w14:paraId="64F8EAAD" w14:textId="77777777" w:rsidR="008739E2" w:rsidRPr="008739E2" w:rsidRDefault="008739E2" w:rsidP="008739E2">
      <w:r w:rsidRPr="008739E2">
        <w:t>// Reset LSTM</w:t>
      </w:r>
    </w:p>
    <w:p w14:paraId="3C4FCCE2" w14:textId="77777777" w:rsidR="008739E2" w:rsidRPr="008739E2" w:rsidRDefault="008739E2" w:rsidP="008739E2">
      <w:r w:rsidRPr="008739E2">
        <w:t>void resetLSTMState() {</w:t>
      </w:r>
    </w:p>
    <w:p w14:paraId="5C73D25E" w14:textId="77777777" w:rsidR="008739E2" w:rsidRPr="008739E2" w:rsidRDefault="008739E2" w:rsidP="008739E2">
      <w:r w:rsidRPr="008739E2">
        <w:t>    memset(h_state, 0, sizeof(h_state));</w:t>
      </w:r>
    </w:p>
    <w:p w14:paraId="625A38F0" w14:textId="77777777" w:rsidR="008739E2" w:rsidRPr="008739E2" w:rsidRDefault="008739E2" w:rsidP="008739E2">
      <w:r w:rsidRPr="008739E2">
        <w:lastRenderedPageBreak/>
        <w:t>    memset(c_state, 0, sizeof(c_state));</w:t>
      </w:r>
    </w:p>
    <w:p w14:paraId="3A473265" w14:textId="77777777" w:rsidR="008739E2" w:rsidRPr="008739E2" w:rsidRDefault="008739E2" w:rsidP="008739E2">
      <w:r w:rsidRPr="008739E2">
        <w:t>}</w:t>
      </w:r>
    </w:p>
    <w:p w14:paraId="5865130C" w14:textId="77777777" w:rsidR="008739E2" w:rsidRPr="008739E2" w:rsidRDefault="008739E2" w:rsidP="008739E2"/>
    <w:p w14:paraId="3898A2B4" w14:textId="77777777" w:rsidR="008739E2" w:rsidRPr="008739E2" w:rsidRDefault="008739E2" w:rsidP="008739E2">
      <w:r w:rsidRPr="008739E2">
        <w:t>// Motion Analysis</w:t>
      </w:r>
    </w:p>
    <w:p w14:paraId="52A6AA15" w14:textId="77777777" w:rsidR="008739E2" w:rsidRPr="008739E2" w:rsidRDefault="008739E2" w:rsidP="008739E2">
      <w:r w:rsidRPr="008739E2">
        <w:t>bool analyseMotion() {</w:t>
      </w:r>
    </w:p>
    <w:p w14:paraId="5ED7C789" w14:textId="77777777" w:rsidR="008739E2" w:rsidRPr="008739E2" w:rsidRDefault="008739E2" w:rsidP="008739E2"/>
    <w:p w14:paraId="170EBFCB" w14:textId="77777777" w:rsidR="008739E2" w:rsidRPr="008739E2" w:rsidRDefault="008739E2" w:rsidP="008739E2">
      <w:r w:rsidRPr="008739E2">
        <w:t>    float totalError = 0.0f;</w:t>
      </w:r>
    </w:p>
    <w:p w14:paraId="2BE08D3D" w14:textId="77777777" w:rsidR="008739E2" w:rsidRPr="008739E2" w:rsidRDefault="008739E2" w:rsidP="008739E2">
      <w:r w:rsidRPr="008739E2">
        <w:t>    for (int t = 0; t &lt; numSamples; t++) {</w:t>
      </w:r>
    </w:p>
    <w:p w14:paraId="6097235E" w14:textId="77777777" w:rsidR="008739E2" w:rsidRPr="008739E2" w:rsidRDefault="008739E2" w:rsidP="008739E2">
      <w:r w:rsidRPr="008739E2">
        <w:t>        for (int j = 0; j &lt; min(OUTPUT_SIZE, INPUT_SIZE); j++) {</w:t>
      </w:r>
    </w:p>
    <w:p w14:paraId="2134AE8F" w14:textId="77777777" w:rsidR="008739E2" w:rsidRPr="008739E2" w:rsidRDefault="008739E2" w:rsidP="008739E2">
      <w:r w:rsidRPr="008739E2">
        <w:t>            totalError += fabs(outputSequence[t][j] - inputSequence[t][j]);</w:t>
      </w:r>
    </w:p>
    <w:p w14:paraId="7D195C84" w14:textId="77777777" w:rsidR="008739E2" w:rsidRPr="008739E2" w:rsidRDefault="008739E2" w:rsidP="008739E2">
      <w:r w:rsidRPr="008739E2">
        <w:t>        }</w:t>
      </w:r>
    </w:p>
    <w:p w14:paraId="50FF397A" w14:textId="77777777" w:rsidR="008739E2" w:rsidRPr="008739E2" w:rsidRDefault="008739E2" w:rsidP="008739E2">
      <w:r w:rsidRPr="008739E2">
        <w:t>    }</w:t>
      </w:r>
    </w:p>
    <w:p w14:paraId="6A4CCB2B" w14:textId="77777777" w:rsidR="008739E2" w:rsidRPr="008739E2" w:rsidRDefault="008739E2" w:rsidP="008739E2">
      <w:r w:rsidRPr="008739E2">
        <w:t>    float mae = totalError / (numSamples * min(OUTPUT_SIZE, INPUT_SIZE));</w:t>
      </w:r>
    </w:p>
    <w:p w14:paraId="1F1B2643" w14:textId="77777777" w:rsidR="008739E2" w:rsidRPr="008739E2" w:rsidRDefault="008739E2" w:rsidP="008739E2"/>
    <w:p w14:paraId="6F97928E" w14:textId="77777777" w:rsidR="008739E2" w:rsidRPr="008739E2" w:rsidRDefault="008739E2" w:rsidP="008739E2">
      <w:r w:rsidRPr="008739E2">
        <w:t>// Printing Results</w:t>
      </w:r>
    </w:p>
    <w:p w14:paraId="24DE56F6" w14:textId="77777777" w:rsidR="008739E2" w:rsidRPr="008739E2" w:rsidRDefault="008739E2" w:rsidP="008739E2">
      <w:r w:rsidRPr="008739E2">
        <w:t>    Serial.print("MAE (output vs input):    "); Serial.println(mae, 5);</w:t>
      </w:r>
    </w:p>
    <w:p w14:paraId="00BADB23" w14:textId="77777777" w:rsidR="008739E2" w:rsidRPr="008739E2" w:rsidRDefault="008739E2" w:rsidP="008739E2">
      <w:r w:rsidRPr="008739E2">
        <w:t xml:space="preserve">    </w:t>
      </w:r>
    </w:p>
    <w:p w14:paraId="1B7570EF" w14:textId="77777777" w:rsidR="008739E2" w:rsidRPr="008739E2" w:rsidRDefault="008739E2" w:rsidP="008739E2">
      <w:r w:rsidRPr="008739E2">
        <w:t>// Failed Result</w:t>
      </w:r>
    </w:p>
    <w:p w14:paraId="037A428B" w14:textId="77777777" w:rsidR="008739E2" w:rsidRPr="008739E2" w:rsidRDefault="008739E2" w:rsidP="008739E2">
      <w:r w:rsidRPr="008739E2">
        <w:t>    bool failMAE        = (mae               &gt; MAE_THRESHOLD);</w:t>
      </w:r>
    </w:p>
    <w:p w14:paraId="04577294" w14:textId="77777777" w:rsidR="008739E2" w:rsidRPr="008739E2" w:rsidRDefault="008739E2" w:rsidP="008739E2"/>
    <w:p w14:paraId="29D349B5" w14:textId="77777777" w:rsidR="008739E2" w:rsidRPr="008739E2" w:rsidRDefault="008739E2" w:rsidP="008739E2">
      <w:r w:rsidRPr="008739E2">
        <w:t>    Serial.print("Flags — MAE:");        Serial.println(failMAE        ? "FAIL " : "ok   ");</w:t>
      </w:r>
    </w:p>
    <w:p w14:paraId="29BF6DD9" w14:textId="77777777" w:rsidR="008739E2" w:rsidRPr="008739E2" w:rsidRDefault="008739E2" w:rsidP="008739E2"/>
    <w:p w14:paraId="2FE5EBCC" w14:textId="77777777" w:rsidR="008739E2" w:rsidRPr="008739E2" w:rsidRDefault="008739E2" w:rsidP="008739E2">
      <w:r w:rsidRPr="008739E2">
        <w:t>    return !(failMAE);</w:t>
      </w:r>
    </w:p>
    <w:p w14:paraId="2293B7A8" w14:textId="77777777" w:rsidR="008739E2" w:rsidRPr="008739E2" w:rsidRDefault="008739E2" w:rsidP="008739E2">
      <w:r w:rsidRPr="008739E2">
        <w:t>}</w:t>
      </w:r>
    </w:p>
    <w:p w14:paraId="17F96F41" w14:textId="77777777" w:rsidR="008739E2" w:rsidRPr="008739E2" w:rsidRDefault="008739E2" w:rsidP="008739E2"/>
    <w:p w14:paraId="572DC9D2" w14:textId="77777777" w:rsidR="008739E2" w:rsidRPr="008739E2" w:rsidRDefault="008739E2" w:rsidP="008739E2">
      <w:r w:rsidRPr="008739E2">
        <w:t>// IMU Configuration</w:t>
      </w:r>
    </w:p>
    <w:p w14:paraId="12A45E23" w14:textId="77777777" w:rsidR="008739E2" w:rsidRPr="008739E2" w:rsidRDefault="008739E2" w:rsidP="008739E2">
      <w:r w:rsidRPr="008739E2">
        <w:t>void config_PiCrawler_IMU() {</w:t>
      </w:r>
    </w:p>
    <w:p w14:paraId="46BC229B" w14:textId="77777777" w:rsidR="008739E2" w:rsidRPr="008739E2" w:rsidRDefault="008739E2" w:rsidP="008739E2">
      <w:r w:rsidRPr="008739E2">
        <w:t>    myIMU.settings.accelEnabled    = 1;</w:t>
      </w:r>
    </w:p>
    <w:p w14:paraId="3A886F7F" w14:textId="77777777" w:rsidR="008739E2" w:rsidRPr="008739E2" w:rsidRDefault="008739E2" w:rsidP="008739E2">
      <w:r w:rsidRPr="008739E2">
        <w:t>    myIMU.settings.accelRange      = 4;</w:t>
      </w:r>
    </w:p>
    <w:p w14:paraId="1F2A3727" w14:textId="77777777" w:rsidR="008739E2" w:rsidRPr="008739E2" w:rsidRDefault="008739E2" w:rsidP="008739E2">
      <w:r w:rsidRPr="008739E2">
        <w:t>    myIMU.settings.accelSampleRate = 400;</w:t>
      </w:r>
    </w:p>
    <w:p w14:paraId="319288BE" w14:textId="77777777" w:rsidR="008739E2" w:rsidRPr="008739E2" w:rsidRDefault="008739E2" w:rsidP="008739E2">
      <w:r w:rsidRPr="008739E2">
        <w:t>    myIMU.settings.accelBandWidth  = 200;</w:t>
      </w:r>
    </w:p>
    <w:p w14:paraId="5D94B5FE" w14:textId="77777777" w:rsidR="008739E2" w:rsidRPr="008739E2" w:rsidRDefault="008739E2" w:rsidP="008739E2">
      <w:r w:rsidRPr="008739E2">
        <w:lastRenderedPageBreak/>
        <w:t>}</w:t>
      </w:r>
    </w:p>
    <w:p w14:paraId="2D16AA5D" w14:textId="77777777" w:rsidR="008739E2" w:rsidRPr="008739E2" w:rsidRDefault="008739E2" w:rsidP="008739E2"/>
    <w:p w14:paraId="59928A80" w14:textId="77777777" w:rsidR="008739E2" w:rsidRPr="008739E2" w:rsidRDefault="008739E2" w:rsidP="008739E2">
      <w:r w:rsidRPr="008739E2">
        <w:t>// IMU Calibration</w:t>
      </w:r>
    </w:p>
    <w:p w14:paraId="65D82CBC" w14:textId="77777777" w:rsidR="008739E2" w:rsidRPr="008739E2" w:rsidRDefault="008739E2" w:rsidP="008739E2">
      <w:r w:rsidRPr="008739E2">
        <w:t>void calibrateIMU(int samples = 100) {</w:t>
      </w:r>
    </w:p>
    <w:p w14:paraId="31391924" w14:textId="77777777" w:rsidR="008739E2" w:rsidRPr="008739E2" w:rsidRDefault="008739E2" w:rsidP="008739E2">
      <w:r w:rsidRPr="008739E2">
        <w:t>    float sumX = 0, sumY = 0, sumZ = 0;</w:t>
      </w:r>
    </w:p>
    <w:p w14:paraId="768642AE" w14:textId="77777777" w:rsidR="008739E2" w:rsidRPr="008739E2" w:rsidRDefault="008739E2" w:rsidP="008739E2">
      <w:r w:rsidRPr="008739E2">
        <w:t>    Serial.println("Calibrating IMU — keep still...");</w:t>
      </w:r>
    </w:p>
    <w:p w14:paraId="17B90DCA" w14:textId="77777777" w:rsidR="008739E2" w:rsidRPr="008739E2" w:rsidRDefault="008739E2" w:rsidP="008739E2">
      <w:r w:rsidRPr="008739E2">
        <w:t>    for (int i = 0; i &lt; samples; i++) {</w:t>
      </w:r>
    </w:p>
    <w:p w14:paraId="3152CC89" w14:textId="77777777" w:rsidR="008739E2" w:rsidRPr="008739E2" w:rsidRDefault="008739E2" w:rsidP="008739E2">
      <w:r w:rsidRPr="008739E2">
        <w:t>        sumX += myIMU.readFloatAccelX();</w:t>
      </w:r>
    </w:p>
    <w:p w14:paraId="507D688E" w14:textId="77777777" w:rsidR="008739E2" w:rsidRPr="008739E2" w:rsidRDefault="008739E2" w:rsidP="008739E2">
      <w:r w:rsidRPr="008739E2">
        <w:t>        sumY += myIMU.readFloatAccelY();</w:t>
      </w:r>
    </w:p>
    <w:p w14:paraId="7620DFAE" w14:textId="77777777" w:rsidR="008739E2" w:rsidRPr="008739E2" w:rsidRDefault="008739E2" w:rsidP="008739E2">
      <w:r w:rsidRPr="008739E2">
        <w:t>        sumZ += myIMU.readFloatAccelZ();</w:t>
      </w:r>
    </w:p>
    <w:p w14:paraId="66321D14" w14:textId="77777777" w:rsidR="008739E2" w:rsidRPr="008739E2" w:rsidRDefault="008739E2" w:rsidP="008739E2">
      <w:r w:rsidRPr="008739E2">
        <w:t>        delayMicroseconds(SAMPLE_PERIOD);</w:t>
      </w:r>
    </w:p>
    <w:p w14:paraId="2B9286AC" w14:textId="77777777" w:rsidR="008739E2" w:rsidRPr="008739E2" w:rsidRDefault="008739E2" w:rsidP="008739E2">
      <w:r w:rsidRPr="008739E2">
        <w:t>    }</w:t>
      </w:r>
    </w:p>
    <w:p w14:paraId="2F45385F" w14:textId="77777777" w:rsidR="008739E2" w:rsidRPr="008739E2" w:rsidRDefault="008739E2" w:rsidP="008739E2">
      <w:r w:rsidRPr="008739E2">
        <w:t>    offsetX = sumX / samples;</w:t>
      </w:r>
    </w:p>
    <w:p w14:paraId="0D905DB8" w14:textId="77777777" w:rsidR="008739E2" w:rsidRPr="008739E2" w:rsidRDefault="008739E2" w:rsidP="008739E2">
      <w:r w:rsidRPr="008739E2">
        <w:t>    offsetY = sumY / samples;</w:t>
      </w:r>
    </w:p>
    <w:p w14:paraId="76682113" w14:textId="77777777" w:rsidR="008739E2" w:rsidRPr="008739E2" w:rsidRDefault="008739E2" w:rsidP="008739E2">
      <w:r w:rsidRPr="008739E2">
        <w:t>    offsetZ = sumZ / samples;</w:t>
      </w:r>
    </w:p>
    <w:p w14:paraId="13C9CFD0" w14:textId="77777777" w:rsidR="008739E2" w:rsidRPr="008739E2" w:rsidRDefault="008739E2" w:rsidP="008739E2">
      <w:r w:rsidRPr="008739E2">
        <w:t>    Serial.println("Calibration complete.");</w:t>
      </w:r>
    </w:p>
    <w:p w14:paraId="4036266B" w14:textId="77777777" w:rsidR="008739E2" w:rsidRPr="008739E2" w:rsidRDefault="008739E2" w:rsidP="008739E2">
      <w:r w:rsidRPr="008739E2">
        <w:t>    Serial.print("Offsets X/Y/Z: ");</w:t>
      </w:r>
    </w:p>
    <w:p w14:paraId="786CB820" w14:textId="77777777" w:rsidR="008739E2" w:rsidRPr="008739E2" w:rsidRDefault="008739E2" w:rsidP="008739E2">
      <w:r w:rsidRPr="008739E2">
        <w:t>    Serial.print(offsetX, 4); Serial.print(", ");</w:t>
      </w:r>
    </w:p>
    <w:p w14:paraId="7DE09AFB" w14:textId="77777777" w:rsidR="008739E2" w:rsidRPr="008739E2" w:rsidRDefault="008739E2" w:rsidP="008739E2">
      <w:r w:rsidRPr="008739E2">
        <w:t>    Serial.print(offsetY, 4); Serial.print(", ");</w:t>
      </w:r>
    </w:p>
    <w:p w14:paraId="2CA69D06" w14:textId="77777777" w:rsidR="008739E2" w:rsidRPr="008739E2" w:rsidRDefault="008739E2" w:rsidP="008739E2">
      <w:r w:rsidRPr="008739E2">
        <w:t>    Serial.println(offsetZ, 4);</w:t>
      </w:r>
    </w:p>
    <w:p w14:paraId="0EE2C32D" w14:textId="77777777" w:rsidR="008739E2" w:rsidRPr="008739E2" w:rsidRDefault="008739E2" w:rsidP="008739E2">
      <w:r w:rsidRPr="008739E2">
        <w:t>}</w:t>
      </w:r>
    </w:p>
    <w:p w14:paraId="2C666094" w14:textId="77777777" w:rsidR="008739E2" w:rsidRPr="008739E2" w:rsidRDefault="008739E2" w:rsidP="008739E2"/>
    <w:p w14:paraId="6E93CF53" w14:textId="77777777" w:rsidR="008739E2" w:rsidRPr="008739E2" w:rsidRDefault="008739E2" w:rsidP="008739E2">
      <w:r w:rsidRPr="008739E2">
        <w:t>void setup() {</w:t>
      </w:r>
    </w:p>
    <w:p w14:paraId="3785A0E2" w14:textId="77777777" w:rsidR="008739E2" w:rsidRPr="008739E2" w:rsidRDefault="008739E2" w:rsidP="008739E2">
      <w:r w:rsidRPr="008739E2">
        <w:t>    Serial.begin(115200);</w:t>
      </w:r>
    </w:p>
    <w:p w14:paraId="1C79D027" w14:textId="77777777" w:rsidR="008739E2" w:rsidRPr="008739E2" w:rsidRDefault="008739E2" w:rsidP="008739E2">
      <w:r w:rsidRPr="008739E2">
        <w:t>    while (!Serial);</w:t>
      </w:r>
    </w:p>
    <w:p w14:paraId="083317AD" w14:textId="77777777" w:rsidR="008739E2" w:rsidRPr="008739E2" w:rsidRDefault="008739E2" w:rsidP="008739E2"/>
    <w:p w14:paraId="2B200178" w14:textId="77777777" w:rsidR="008739E2" w:rsidRPr="008739E2" w:rsidRDefault="008739E2" w:rsidP="008739E2">
      <w:r w:rsidRPr="008739E2">
        <w:t>    config_PiCrawler_IMU();</w:t>
      </w:r>
    </w:p>
    <w:p w14:paraId="05E52639" w14:textId="77777777" w:rsidR="008739E2" w:rsidRPr="008739E2" w:rsidRDefault="008739E2" w:rsidP="008739E2"/>
    <w:p w14:paraId="42F81314" w14:textId="77777777" w:rsidR="008739E2" w:rsidRPr="008739E2" w:rsidRDefault="008739E2" w:rsidP="008739E2">
      <w:r w:rsidRPr="008739E2">
        <w:t>    if (myIMU.begin() != 0) {</w:t>
      </w:r>
    </w:p>
    <w:p w14:paraId="4200ACD9" w14:textId="77777777" w:rsidR="008739E2" w:rsidRPr="008739E2" w:rsidRDefault="008739E2" w:rsidP="008739E2">
      <w:r w:rsidRPr="008739E2">
        <w:t>        Serial.println("IMU error — halting.");</w:t>
      </w:r>
    </w:p>
    <w:p w14:paraId="2EF3DEB8" w14:textId="77777777" w:rsidR="008739E2" w:rsidRPr="008739E2" w:rsidRDefault="008739E2" w:rsidP="008739E2">
      <w:r w:rsidRPr="008739E2">
        <w:t>        while (1);</w:t>
      </w:r>
    </w:p>
    <w:p w14:paraId="5CB4032C" w14:textId="77777777" w:rsidR="008739E2" w:rsidRPr="008739E2" w:rsidRDefault="008739E2" w:rsidP="008739E2">
      <w:r w:rsidRPr="008739E2">
        <w:lastRenderedPageBreak/>
        <w:t>    }</w:t>
      </w:r>
    </w:p>
    <w:p w14:paraId="00EA9005" w14:textId="77777777" w:rsidR="008739E2" w:rsidRPr="008739E2" w:rsidRDefault="008739E2" w:rsidP="008739E2">
      <w:r w:rsidRPr="008739E2">
        <w:t>    Serial.println("IMU OK!");</w:t>
      </w:r>
    </w:p>
    <w:p w14:paraId="41A3CBE9" w14:textId="77777777" w:rsidR="008739E2" w:rsidRPr="008739E2" w:rsidRDefault="008739E2" w:rsidP="008739E2"/>
    <w:p w14:paraId="43D2770C" w14:textId="77777777" w:rsidR="008739E2" w:rsidRPr="008739E2" w:rsidRDefault="008739E2" w:rsidP="008739E2">
      <w:r w:rsidRPr="008739E2">
        <w:t>    calibrateIMU(100);</w:t>
      </w:r>
    </w:p>
    <w:p w14:paraId="7C2DDEA6" w14:textId="77777777" w:rsidR="008739E2" w:rsidRPr="008739E2" w:rsidRDefault="008739E2" w:rsidP="008739E2">
      <w:r w:rsidRPr="008739E2">
        <w:t>    resetLSTMState();</w:t>
      </w:r>
    </w:p>
    <w:p w14:paraId="06C3779A" w14:textId="77777777" w:rsidR="008739E2" w:rsidRPr="008739E2" w:rsidRDefault="008739E2" w:rsidP="008739E2"/>
    <w:p w14:paraId="13CFF4A3" w14:textId="77777777" w:rsidR="008739E2" w:rsidRPr="008739E2" w:rsidRDefault="008739E2" w:rsidP="008739E2">
      <w:r w:rsidRPr="008739E2">
        <w:t>    Serial.println("Architecture: 4-layer LSTM | hidden=10 | input=3 | output=3");</w:t>
      </w:r>
    </w:p>
    <w:p w14:paraId="2BE8D2B4" w14:textId="77777777" w:rsidR="008739E2" w:rsidRPr="008739E2" w:rsidRDefault="008739E2" w:rsidP="008739E2">
      <w:r w:rsidRPr="008739E2">
        <w:t>    Serial.println("Ready — waiting for motion...");</w:t>
      </w:r>
    </w:p>
    <w:p w14:paraId="1DE813CB" w14:textId="77777777" w:rsidR="008739E2" w:rsidRPr="008739E2" w:rsidRDefault="008739E2" w:rsidP="008739E2"/>
    <w:p w14:paraId="6B4C0266" w14:textId="77777777" w:rsidR="008739E2" w:rsidRPr="008739E2" w:rsidRDefault="008739E2" w:rsidP="008739E2">
      <w:r w:rsidRPr="008739E2">
        <w:t>    delay(500);</w:t>
      </w:r>
    </w:p>
    <w:p w14:paraId="5E04F0F9" w14:textId="77777777" w:rsidR="008739E2" w:rsidRPr="008739E2" w:rsidRDefault="008739E2" w:rsidP="008739E2">
      <w:r w:rsidRPr="008739E2">
        <w:t>}</w:t>
      </w:r>
    </w:p>
    <w:p w14:paraId="7E9D6C46" w14:textId="77777777" w:rsidR="008739E2" w:rsidRPr="008739E2" w:rsidRDefault="008739E2" w:rsidP="008739E2"/>
    <w:p w14:paraId="784FC83D" w14:textId="77777777" w:rsidR="008739E2" w:rsidRPr="008739E2" w:rsidRDefault="008739E2" w:rsidP="008739E2">
      <w:r w:rsidRPr="008739E2">
        <w:t>void loop() {</w:t>
      </w:r>
    </w:p>
    <w:p w14:paraId="27C1D475" w14:textId="77777777" w:rsidR="008739E2" w:rsidRPr="008739E2" w:rsidRDefault="008739E2" w:rsidP="008739E2">
      <w:r w:rsidRPr="008739E2">
        <w:t>    float aX, aY, aZ;</w:t>
      </w:r>
    </w:p>
    <w:p w14:paraId="52004F90" w14:textId="77777777" w:rsidR="008739E2" w:rsidRPr="008739E2" w:rsidRDefault="008739E2" w:rsidP="008739E2"/>
    <w:p w14:paraId="70F936F4" w14:textId="77777777" w:rsidR="008739E2" w:rsidRPr="008739E2" w:rsidRDefault="008739E2" w:rsidP="008739E2">
      <w:r w:rsidRPr="008739E2">
        <w:t>    // Wait for significant motion</w:t>
      </w:r>
    </w:p>
    <w:p w14:paraId="23BE2135" w14:textId="77777777" w:rsidR="008739E2" w:rsidRPr="008739E2" w:rsidRDefault="008739E2" w:rsidP="008739E2">
      <w:r w:rsidRPr="008739E2">
        <w:t>    while (samplesRead == numSamples) {</w:t>
      </w:r>
    </w:p>
    <w:p w14:paraId="500CBDC1" w14:textId="77777777" w:rsidR="008739E2" w:rsidRPr="008739E2" w:rsidRDefault="008739E2" w:rsidP="008739E2">
      <w:r w:rsidRPr="008739E2">
        <w:t>        aX = myIMU.readFloatAccelX() - offsetX;</w:t>
      </w:r>
    </w:p>
    <w:p w14:paraId="13D8643E" w14:textId="77777777" w:rsidR="008739E2" w:rsidRPr="008739E2" w:rsidRDefault="008739E2" w:rsidP="008739E2">
      <w:r w:rsidRPr="008739E2">
        <w:t>        aY = myIMU.readFloatAccelY() - offsetY;</w:t>
      </w:r>
    </w:p>
    <w:p w14:paraId="6F8A4ACE" w14:textId="77777777" w:rsidR="008739E2" w:rsidRPr="008739E2" w:rsidRDefault="008739E2" w:rsidP="008739E2">
      <w:r w:rsidRPr="008739E2">
        <w:t>        aZ = myIMU.readFloatAccelZ() - offsetZ;</w:t>
      </w:r>
    </w:p>
    <w:p w14:paraId="2764A817" w14:textId="77777777" w:rsidR="008739E2" w:rsidRPr="008739E2" w:rsidRDefault="008739E2" w:rsidP="008739E2"/>
    <w:p w14:paraId="5B913985" w14:textId="77777777" w:rsidR="008739E2" w:rsidRPr="008739E2" w:rsidRDefault="008739E2" w:rsidP="008739E2">
      <w:r w:rsidRPr="008739E2">
        <w:t>        if ((fabs(aX) + fabs(aY) + fabs(aZ)) &gt;= accelerationThreshold) {</w:t>
      </w:r>
    </w:p>
    <w:p w14:paraId="6D5881E0" w14:textId="77777777" w:rsidR="008739E2" w:rsidRPr="008739E2" w:rsidRDefault="008739E2" w:rsidP="008739E2">
      <w:r w:rsidRPr="008739E2">
        <w:t>            samplesRead = 0;</w:t>
      </w:r>
    </w:p>
    <w:p w14:paraId="777B510D" w14:textId="77777777" w:rsidR="008739E2" w:rsidRPr="008739E2" w:rsidRDefault="008739E2" w:rsidP="008739E2">
      <w:r w:rsidRPr="008739E2">
        <w:t>            resetLSTMState();</w:t>
      </w:r>
    </w:p>
    <w:p w14:paraId="50E16877" w14:textId="77777777" w:rsidR="008739E2" w:rsidRPr="008739E2" w:rsidRDefault="008739E2" w:rsidP="008739E2">
      <w:r w:rsidRPr="008739E2">
        <w:t>            Serial.println("Motion detected — capturing...");</w:t>
      </w:r>
    </w:p>
    <w:p w14:paraId="72718A19" w14:textId="77777777" w:rsidR="008739E2" w:rsidRPr="008739E2" w:rsidRDefault="008739E2" w:rsidP="008739E2">
      <w:r w:rsidRPr="008739E2">
        <w:t>            break;</w:t>
      </w:r>
    </w:p>
    <w:p w14:paraId="08CBDE5E" w14:textId="77777777" w:rsidR="008739E2" w:rsidRPr="008739E2" w:rsidRDefault="008739E2" w:rsidP="008739E2">
      <w:r w:rsidRPr="008739E2">
        <w:t>        }</w:t>
      </w:r>
    </w:p>
    <w:p w14:paraId="101E643D" w14:textId="77777777" w:rsidR="008739E2" w:rsidRPr="008739E2" w:rsidRDefault="008739E2" w:rsidP="008739E2">
      <w:r w:rsidRPr="008739E2">
        <w:t>    }</w:t>
      </w:r>
    </w:p>
    <w:p w14:paraId="78F83274" w14:textId="77777777" w:rsidR="008739E2" w:rsidRPr="008739E2" w:rsidRDefault="008739E2" w:rsidP="008739E2"/>
    <w:p w14:paraId="64B4721E" w14:textId="77777777" w:rsidR="008739E2" w:rsidRPr="008739E2" w:rsidRDefault="008739E2" w:rsidP="008739E2">
      <w:r w:rsidRPr="008739E2">
        <w:t>    // Feed timesteps one at a time</w:t>
      </w:r>
    </w:p>
    <w:p w14:paraId="798ACAFA" w14:textId="77777777" w:rsidR="008739E2" w:rsidRPr="008739E2" w:rsidRDefault="008739E2" w:rsidP="008739E2">
      <w:r w:rsidRPr="008739E2">
        <w:t>    while (samplesRead &lt; numSamples) {</w:t>
      </w:r>
    </w:p>
    <w:p w14:paraId="5C99D01B" w14:textId="77777777" w:rsidR="008739E2" w:rsidRPr="008739E2" w:rsidRDefault="008739E2" w:rsidP="008739E2">
      <w:r w:rsidRPr="008739E2">
        <w:lastRenderedPageBreak/>
        <w:t>        unsigned long tStart = micros();</w:t>
      </w:r>
    </w:p>
    <w:p w14:paraId="13D17C3F" w14:textId="77777777" w:rsidR="008739E2" w:rsidRPr="008739E2" w:rsidRDefault="008739E2" w:rsidP="008739E2"/>
    <w:p w14:paraId="66982798" w14:textId="77777777" w:rsidR="008739E2" w:rsidRPr="008739E2" w:rsidRDefault="008739E2" w:rsidP="008739E2">
      <w:r w:rsidRPr="008739E2">
        <w:t>        aX = myIMU.readFloatAccelX() - offsetX;</w:t>
      </w:r>
    </w:p>
    <w:p w14:paraId="7633E096" w14:textId="77777777" w:rsidR="008739E2" w:rsidRPr="008739E2" w:rsidRDefault="008739E2" w:rsidP="008739E2">
      <w:r w:rsidRPr="008739E2">
        <w:t>        aY = myIMU.readFloatAccelY() - offsetY;</w:t>
      </w:r>
    </w:p>
    <w:p w14:paraId="3F3BC9B0" w14:textId="77777777" w:rsidR="008739E2" w:rsidRPr="008739E2" w:rsidRDefault="008739E2" w:rsidP="008739E2">
      <w:r w:rsidRPr="008739E2">
        <w:t>        aZ = myIMU.readFloatAccelZ() - offsetZ;</w:t>
      </w:r>
    </w:p>
    <w:p w14:paraId="73B52DB1" w14:textId="77777777" w:rsidR="008739E2" w:rsidRPr="008739E2" w:rsidRDefault="008739E2" w:rsidP="008739E2"/>
    <w:p w14:paraId="08A6C774" w14:textId="77777777" w:rsidR="008739E2" w:rsidRPr="008739E2" w:rsidRDefault="008739E2" w:rsidP="008739E2">
      <w:r w:rsidRPr="008739E2">
        <w:t>        float input[INPUT_SIZE];</w:t>
      </w:r>
    </w:p>
    <w:p w14:paraId="013E7334" w14:textId="77777777" w:rsidR="008739E2" w:rsidRPr="008739E2" w:rsidRDefault="008739E2" w:rsidP="008739E2">
      <w:r w:rsidRPr="008739E2">
        <w:t>        input[0] = (aX + 4.0f) / 8.0f;</w:t>
      </w:r>
    </w:p>
    <w:p w14:paraId="53D63EFF" w14:textId="77777777" w:rsidR="008739E2" w:rsidRPr="008739E2" w:rsidRDefault="008739E2" w:rsidP="008739E2">
      <w:r w:rsidRPr="008739E2">
        <w:t>        input[1] = (aY + 4.0f) / 8.0f;</w:t>
      </w:r>
    </w:p>
    <w:p w14:paraId="5D3BA3D0" w14:textId="77777777" w:rsidR="008739E2" w:rsidRPr="008739E2" w:rsidRDefault="008739E2" w:rsidP="008739E2">
      <w:r w:rsidRPr="008739E2">
        <w:t>        input[2] = (aZ + 4.0f) / 8.0f;</w:t>
      </w:r>
    </w:p>
    <w:p w14:paraId="54084C6F" w14:textId="77777777" w:rsidR="008739E2" w:rsidRPr="008739E2" w:rsidRDefault="008739E2" w:rsidP="008739E2"/>
    <w:p w14:paraId="5D69316A" w14:textId="77777777" w:rsidR="008739E2" w:rsidRPr="008739E2" w:rsidRDefault="008739E2" w:rsidP="008739E2">
      <w:r w:rsidRPr="008739E2">
        <w:t>        for (int j = 0; j &lt; INPUT_SIZE; j++) {</w:t>
      </w:r>
    </w:p>
    <w:p w14:paraId="27998959" w14:textId="77777777" w:rsidR="008739E2" w:rsidRPr="008739E2" w:rsidRDefault="008739E2" w:rsidP="008739E2">
      <w:r w:rsidRPr="008739E2">
        <w:t>            inputSequence[samplesRead][j] = input[j];</w:t>
      </w:r>
    </w:p>
    <w:p w14:paraId="4836ED01" w14:textId="77777777" w:rsidR="008739E2" w:rsidRPr="008739E2" w:rsidRDefault="008739E2" w:rsidP="008739E2">
      <w:r w:rsidRPr="008739E2">
        <w:t>        }</w:t>
      </w:r>
    </w:p>
    <w:p w14:paraId="7E2F18C0" w14:textId="77777777" w:rsidR="008739E2" w:rsidRPr="008739E2" w:rsidRDefault="008739E2" w:rsidP="008739E2"/>
    <w:p w14:paraId="6FD57256" w14:textId="77777777" w:rsidR="008739E2" w:rsidRPr="008739E2" w:rsidRDefault="008739E2" w:rsidP="008739E2">
      <w:r w:rsidRPr="008739E2">
        <w:t>        float lstm_out[HIDDEN_SIZE];</w:t>
      </w:r>
    </w:p>
    <w:p w14:paraId="6A903F5B" w14:textId="77777777" w:rsidR="008739E2" w:rsidRPr="008739E2" w:rsidRDefault="008739E2" w:rsidP="008739E2">
      <w:r w:rsidRPr="008739E2">
        <w:t>        lstm_forward(input, lstm_out);</w:t>
      </w:r>
    </w:p>
    <w:p w14:paraId="3ADB787A" w14:textId="77777777" w:rsidR="008739E2" w:rsidRPr="008739E2" w:rsidRDefault="008739E2" w:rsidP="008739E2"/>
    <w:p w14:paraId="10A9A1D0" w14:textId="77777777" w:rsidR="008739E2" w:rsidRPr="008739E2" w:rsidRDefault="008739E2" w:rsidP="008739E2">
      <w:r w:rsidRPr="008739E2">
        <w:t>        float fc_out[OUTPUT_SIZE];</w:t>
      </w:r>
    </w:p>
    <w:p w14:paraId="56B15299" w14:textId="77777777" w:rsidR="008739E2" w:rsidRPr="008739E2" w:rsidRDefault="008739E2" w:rsidP="008739E2">
      <w:r w:rsidRPr="008739E2">
        <w:t>        fc_forward(lstm_out, fc_out);</w:t>
      </w:r>
    </w:p>
    <w:p w14:paraId="6BBA8D99" w14:textId="77777777" w:rsidR="008739E2" w:rsidRPr="008739E2" w:rsidRDefault="008739E2" w:rsidP="008739E2"/>
    <w:p w14:paraId="6ED71480" w14:textId="77777777" w:rsidR="008739E2" w:rsidRPr="008739E2" w:rsidRDefault="008739E2" w:rsidP="008739E2">
      <w:r w:rsidRPr="008739E2">
        <w:t>        for (int j = 0; j &lt; OUTPUT_SIZE; j++) {</w:t>
      </w:r>
    </w:p>
    <w:p w14:paraId="4C3A5E52" w14:textId="77777777" w:rsidR="008739E2" w:rsidRPr="008739E2" w:rsidRDefault="008739E2" w:rsidP="008739E2">
      <w:r w:rsidRPr="008739E2">
        <w:t>            outputSequence[samplesRead][j] = fc_out[j];</w:t>
      </w:r>
    </w:p>
    <w:p w14:paraId="76415850" w14:textId="77777777" w:rsidR="008739E2" w:rsidRPr="008739E2" w:rsidRDefault="008739E2" w:rsidP="008739E2">
      <w:r w:rsidRPr="008739E2">
        <w:t>        }</w:t>
      </w:r>
    </w:p>
    <w:p w14:paraId="43E5DDD0" w14:textId="77777777" w:rsidR="008739E2" w:rsidRPr="008739E2" w:rsidRDefault="008739E2" w:rsidP="008739E2"/>
    <w:p w14:paraId="647B4C00" w14:textId="77777777" w:rsidR="008739E2" w:rsidRPr="008739E2" w:rsidRDefault="008739E2" w:rsidP="008739E2">
      <w:r w:rsidRPr="008739E2">
        <w:t>        samplesRead++;</w:t>
      </w:r>
    </w:p>
    <w:p w14:paraId="691F9B3A" w14:textId="77777777" w:rsidR="008739E2" w:rsidRPr="008739E2" w:rsidRDefault="008739E2" w:rsidP="008739E2">
      <w:r w:rsidRPr="008739E2">
        <w:t>        // Get generalised error</w:t>
      </w:r>
    </w:p>
    <w:p w14:paraId="7C92EA3E" w14:textId="77777777" w:rsidR="008739E2" w:rsidRPr="008739E2" w:rsidRDefault="008739E2" w:rsidP="008739E2">
      <w:r w:rsidRPr="008739E2">
        <w:t>        if (samplesRead == numSamples) {</w:t>
      </w:r>
    </w:p>
    <w:p w14:paraId="2B313520" w14:textId="77777777" w:rsidR="008739E2" w:rsidRPr="008739E2" w:rsidRDefault="008739E2" w:rsidP="008739E2">
      <w:r w:rsidRPr="008739E2">
        <w:t>            bool correct = analyseMotion();</w:t>
      </w:r>
    </w:p>
    <w:p w14:paraId="19CFD5FC" w14:textId="77777777" w:rsidR="008739E2" w:rsidRPr="008739E2" w:rsidRDefault="008739E2" w:rsidP="008739E2"/>
    <w:p w14:paraId="5550D15A" w14:textId="77777777" w:rsidR="008739E2" w:rsidRPr="008739E2" w:rsidRDefault="008739E2" w:rsidP="008739E2">
      <w:r w:rsidRPr="008739E2">
        <w:t>            Serial.println("========================");</w:t>
      </w:r>
    </w:p>
    <w:p w14:paraId="187C5B5D" w14:textId="77777777" w:rsidR="008739E2" w:rsidRPr="008739E2" w:rsidRDefault="008739E2" w:rsidP="008739E2">
      <w:r w:rsidRPr="008739E2">
        <w:lastRenderedPageBreak/>
        <w:t>            if (correct) {</w:t>
      </w:r>
    </w:p>
    <w:p w14:paraId="75C9C750" w14:textId="77777777" w:rsidR="008739E2" w:rsidRPr="008739E2" w:rsidRDefault="008739E2" w:rsidP="008739E2">
      <w:r w:rsidRPr="008739E2">
        <w:t>                overallCorrect++;</w:t>
      </w:r>
    </w:p>
    <w:p w14:paraId="58F041AC" w14:textId="77777777" w:rsidR="008739E2" w:rsidRPr="008739E2" w:rsidRDefault="008739E2" w:rsidP="008739E2">
      <w:r w:rsidRPr="008739E2">
        <w:t>                Samplenum++;</w:t>
      </w:r>
    </w:p>
    <w:p w14:paraId="141435D5" w14:textId="77777777" w:rsidR="008739E2" w:rsidRPr="008739E2" w:rsidRDefault="008739E2" w:rsidP="008739E2">
      <w:r w:rsidRPr="008739E2">
        <w:t>                Serial.println("VERDICT: CORRECT MOTION");</w:t>
      </w:r>
    </w:p>
    <w:p w14:paraId="6661F7C1" w14:textId="77777777" w:rsidR="008739E2" w:rsidRPr="008739E2" w:rsidRDefault="008739E2" w:rsidP="008739E2">
      <w:r w:rsidRPr="008739E2">
        <w:t>            } else {</w:t>
      </w:r>
    </w:p>
    <w:p w14:paraId="576A9CF9" w14:textId="77777777" w:rsidR="008739E2" w:rsidRPr="008739E2" w:rsidRDefault="008739E2" w:rsidP="008739E2">
      <w:r w:rsidRPr="008739E2">
        <w:t>                overallCorrect = overallCorrect -1;</w:t>
      </w:r>
    </w:p>
    <w:p w14:paraId="3014F1F2" w14:textId="77777777" w:rsidR="008739E2" w:rsidRPr="008739E2" w:rsidRDefault="008739E2" w:rsidP="008739E2">
      <w:r w:rsidRPr="008739E2">
        <w:t>                Samplenum++;</w:t>
      </w:r>
    </w:p>
    <w:p w14:paraId="2E92A390" w14:textId="77777777" w:rsidR="008739E2" w:rsidRPr="008739E2" w:rsidRDefault="008739E2" w:rsidP="008739E2">
      <w:r w:rsidRPr="008739E2">
        <w:t>                Serial.println("VERDICT: Incorrect motion");</w:t>
      </w:r>
    </w:p>
    <w:p w14:paraId="4A998C33" w14:textId="77777777" w:rsidR="008739E2" w:rsidRPr="008739E2" w:rsidRDefault="008739E2" w:rsidP="008739E2">
      <w:r w:rsidRPr="008739E2">
        <w:t>            }</w:t>
      </w:r>
    </w:p>
    <w:p w14:paraId="7FA465E7" w14:textId="77777777" w:rsidR="008739E2" w:rsidRPr="008739E2" w:rsidRDefault="008739E2" w:rsidP="008739E2">
      <w:r w:rsidRPr="008739E2">
        <w:t>           </w:t>
      </w:r>
    </w:p>
    <w:p w14:paraId="60E645E7" w14:textId="77777777" w:rsidR="008739E2" w:rsidRPr="008739E2" w:rsidRDefault="008739E2" w:rsidP="008739E2">
      <w:r w:rsidRPr="008739E2">
        <w:t>            if(Samplenum == 5){</w:t>
      </w:r>
    </w:p>
    <w:p w14:paraId="7D1499D6" w14:textId="77777777" w:rsidR="008739E2" w:rsidRPr="008739E2" w:rsidRDefault="008739E2" w:rsidP="008739E2">
      <w:r w:rsidRPr="008739E2">
        <w:t>                Serial.print("VERDICT: ");</w:t>
      </w:r>
    </w:p>
    <w:p w14:paraId="1A5EAEAA" w14:textId="77777777" w:rsidR="008739E2" w:rsidRPr="008739E2" w:rsidRDefault="008739E2" w:rsidP="008739E2">
      <w:r w:rsidRPr="008739E2">
        <w:t>                switch (overallCorrect) {</w:t>
      </w:r>
    </w:p>
    <w:p w14:paraId="3D5F766A" w14:textId="77777777" w:rsidR="008739E2" w:rsidRPr="008739E2" w:rsidRDefault="008739E2" w:rsidP="008739E2">
      <w:r w:rsidRPr="008739E2">
        <w:t>                case -1 ... 4:</w:t>
      </w:r>
    </w:p>
    <w:p w14:paraId="124EA55D" w14:textId="77777777" w:rsidR="008739E2" w:rsidRPr="008739E2" w:rsidRDefault="008739E2" w:rsidP="008739E2">
      <w:r w:rsidRPr="008739E2">
        <w:t>                    Serial.println("Potential Issue");</w:t>
      </w:r>
    </w:p>
    <w:p w14:paraId="6E2AA6FE" w14:textId="77777777" w:rsidR="008739E2" w:rsidRPr="008739E2" w:rsidRDefault="008739E2" w:rsidP="008739E2">
      <w:r w:rsidRPr="008739E2">
        <w:t>                    overallCorrect = 0;</w:t>
      </w:r>
    </w:p>
    <w:p w14:paraId="75553FAD" w14:textId="77777777" w:rsidR="008739E2" w:rsidRPr="008739E2" w:rsidRDefault="008739E2" w:rsidP="008739E2">
      <w:r w:rsidRPr="008739E2">
        <w:t>                break;</w:t>
      </w:r>
    </w:p>
    <w:p w14:paraId="6278D525" w14:textId="77777777" w:rsidR="008739E2" w:rsidRPr="008739E2" w:rsidRDefault="008739E2" w:rsidP="008739E2">
      <w:r w:rsidRPr="008739E2">
        <w:t>                case 5:</w:t>
      </w:r>
    </w:p>
    <w:p w14:paraId="5095CBAD" w14:textId="77777777" w:rsidR="008739E2" w:rsidRPr="008739E2" w:rsidRDefault="008739E2" w:rsidP="008739E2">
      <w:r w:rsidRPr="008739E2">
        <w:t>                    Serial.println("Working Correctly");</w:t>
      </w:r>
    </w:p>
    <w:p w14:paraId="1DB38085" w14:textId="77777777" w:rsidR="008739E2" w:rsidRPr="008739E2" w:rsidRDefault="008739E2" w:rsidP="008739E2">
      <w:r w:rsidRPr="008739E2">
        <w:t>                    overallCorrect = 0;</w:t>
      </w:r>
    </w:p>
    <w:p w14:paraId="0A562B89" w14:textId="77777777" w:rsidR="008739E2" w:rsidRPr="008739E2" w:rsidRDefault="008739E2" w:rsidP="008739E2">
      <w:r w:rsidRPr="008739E2">
        <w:t>                break;</w:t>
      </w:r>
    </w:p>
    <w:p w14:paraId="26D0E99C" w14:textId="77777777" w:rsidR="008739E2" w:rsidRPr="008739E2" w:rsidRDefault="008739E2" w:rsidP="008739E2">
      <w:r w:rsidRPr="008739E2">
        <w:t>                case -3 ... -2:</w:t>
      </w:r>
    </w:p>
    <w:p w14:paraId="379EBA0C" w14:textId="77777777" w:rsidR="008739E2" w:rsidRPr="008739E2" w:rsidRDefault="008739E2" w:rsidP="008739E2">
      <w:r w:rsidRPr="008739E2">
        <w:t>                    Serial.println("Issue");</w:t>
      </w:r>
    </w:p>
    <w:p w14:paraId="5F5436EC" w14:textId="77777777" w:rsidR="008739E2" w:rsidRPr="008739E2" w:rsidRDefault="008739E2" w:rsidP="008739E2">
      <w:r w:rsidRPr="008739E2">
        <w:t>                    overallCorrect = 0;</w:t>
      </w:r>
    </w:p>
    <w:p w14:paraId="3CCBF066" w14:textId="77777777" w:rsidR="008739E2" w:rsidRPr="008739E2" w:rsidRDefault="008739E2" w:rsidP="008739E2">
      <w:r w:rsidRPr="008739E2">
        <w:t>                break;</w:t>
      </w:r>
    </w:p>
    <w:p w14:paraId="76D24BC6" w14:textId="77777777" w:rsidR="008739E2" w:rsidRPr="008739E2" w:rsidRDefault="008739E2" w:rsidP="008739E2">
      <w:r w:rsidRPr="008739E2">
        <w:t>                case -6 ... -4:</w:t>
      </w:r>
    </w:p>
    <w:p w14:paraId="7CB1D925" w14:textId="77777777" w:rsidR="008739E2" w:rsidRPr="008739E2" w:rsidRDefault="008739E2" w:rsidP="008739E2">
      <w:r w:rsidRPr="008739E2">
        <w:t>                    Serial.println("Major Issue");</w:t>
      </w:r>
    </w:p>
    <w:p w14:paraId="4DE46823" w14:textId="77777777" w:rsidR="008739E2" w:rsidRPr="008739E2" w:rsidRDefault="008739E2" w:rsidP="008739E2">
      <w:r w:rsidRPr="008739E2">
        <w:t>                    overallCorrect = 0;</w:t>
      </w:r>
    </w:p>
    <w:p w14:paraId="4E7BDEC1" w14:textId="77777777" w:rsidR="008739E2" w:rsidRPr="008739E2" w:rsidRDefault="008739E2" w:rsidP="008739E2">
      <w:r w:rsidRPr="008739E2">
        <w:t>                break;</w:t>
      </w:r>
    </w:p>
    <w:p w14:paraId="011D7C5E" w14:textId="77777777" w:rsidR="008739E2" w:rsidRPr="008739E2" w:rsidRDefault="008739E2" w:rsidP="008739E2">
      <w:r w:rsidRPr="008739E2">
        <w:t>                default:</w:t>
      </w:r>
    </w:p>
    <w:p w14:paraId="6338C4FD" w14:textId="77777777" w:rsidR="008739E2" w:rsidRPr="008739E2" w:rsidRDefault="008739E2" w:rsidP="008739E2">
      <w:r w:rsidRPr="008739E2">
        <w:t>                     overallCorrect = 0;</w:t>
      </w:r>
    </w:p>
    <w:p w14:paraId="13EA0983" w14:textId="77777777" w:rsidR="008739E2" w:rsidRPr="008739E2" w:rsidRDefault="008739E2" w:rsidP="008739E2">
      <w:r w:rsidRPr="008739E2">
        <w:lastRenderedPageBreak/>
        <w:t>                break;</w:t>
      </w:r>
    </w:p>
    <w:p w14:paraId="147B9F3D" w14:textId="77777777" w:rsidR="008739E2" w:rsidRPr="008739E2" w:rsidRDefault="008739E2" w:rsidP="008739E2">
      <w:r w:rsidRPr="008739E2">
        <w:t>                }</w:t>
      </w:r>
    </w:p>
    <w:p w14:paraId="6598A6EC" w14:textId="77777777" w:rsidR="008739E2" w:rsidRPr="008739E2" w:rsidRDefault="008739E2" w:rsidP="008739E2">
      <w:r w:rsidRPr="008739E2">
        <w:t>                Samplenum = 0;</w:t>
      </w:r>
    </w:p>
    <w:p w14:paraId="2C489BAE" w14:textId="77777777" w:rsidR="008739E2" w:rsidRPr="008739E2" w:rsidRDefault="008739E2" w:rsidP="008739E2">
      <w:r w:rsidRPr="008739E2">
        <w:t>            }</w:t>
      </w:r>
    </w:p>
    <w:p w14:paraId="788923EC" w14:textId="77777777" w:rsidR="008739E2" w:rsidRPr="008739E2" w:rsidRDefault="008739E2" w:rsidP="008739E2"/>
    <w:p w14:paraId="4033FA0A" w14:textId="77777777" w:rsidR="008739E2" w:rsidRPr="008739E2" w:rsidRDefault="008739E2" w:rsidP="008739E2">
      <w:r w:rsidRPr="008739E2">
        <w:t>            Serial.println("========================");</w:t>
      </w:r>
    </w:p>
    <w:p w14:paraId="250C1B4A" w14:textId="77777777" w:rsidR="008739E2" w:rsidRPr="008739E2" w:rsidRDefault="008739E2" w:rsidP="008739E2">
      <w:r w:rsidRPr="008739E2">
        <w:t xml:space="preserve">            </w:t>
      </w:r>
    </w:p>
    <w:p w14:paraId="5C7FAE90" w14:textId="77777777" w:rsidR="008739E2" w:rsidRPr="008739E2" w:rsidRDefault="008739E2" w:rsidP="008739E2">
      <w:r w:rsidRPr="008739E2">
        <w:t>            delay(2.5);</w:t>
      </w:r>
    </w:p>
    <w:p w14:paraId="2958AB7F" w14:textId="77777777" w:rsidR="008739E2" w:rsidRPr="008739E2" w:rsidRDefault="008739E2" w:rsidP="008739E2"/>
    <w:p w14:paraId="49B7F12A" w14:textId="77777777" w:rsidR="008739E2" w:rsidRPr="008739E2" w:rsidRDefault="008739E2" w:rsidP="008739E2">
      <w:r w:rsidRPr="008739E2">
        <w:t>            Serial.println("Ready — waiting for next motion...");</w:t>
      </w:r>
    </w:p>
    <w:p w14:paraId="30ABC3C8" w14:textId="77777777" w:rsidR="008739E2" w:rsidRPr="008739E2" w:rsidRDefault="008739E2" w:rsidP="008739E2">
      <w:r w:rsidRPr="008739E2">
        <w:t>        }</w:t>
      </w:r>
    </w:p>
    <w:p w14:paraId="48829C3C" w14:textId="77777777" w:rsidR="008739E2" w:rsidRPr="008739E2" w:rsidRDefault="008739E2" w:rsidP="008739E2"/>
    <w:p w14:paraId="55B075B3" w14:textId="77777777" w:rsidR="008739E2" w:rsidRPr="008739E2" w:rsidRDefault="008739E2" w:rsidP="008739E2">
      <w:r w:rsidRPr="008739E2">
        <w:t>        while ((micros() - tStart) &lt; SAMPLE_PERIOD);</w:t>
      </w:r>
    </w:p>
    <w:p w14:paraId="6DA02DF0" w14:textId="77777777" w:rsidR="008739E2" w:rsidRPr="008739E2" w:rsidRDefault="008739E2" w:rsidP="008739E2">
      <w:r w:rsidRPr="008739E2">
        <w:t>    }</w:t>
      </w:r>
    </w:p>
    <w:p w14:paraId="350F4F31" w14:textId="77777777" w:rsidR="008739E2" w:rsidRPr="008739E2" w:rsidRDefault="008739E2" w:rsidP="008739E2">
      <w:r w:rsidRPr="008739E2">
        <w:t>}</w:t>
      </w:r>
    </w:p>
    <w:p w14:paraId="085030B6" w14:textId="62171099" w:rsidR="008739E2" w:rsidRPr="008739E2" w:rsidRDefault="008739E2" w:rsidP="008739E2"/>
    <w:p w14:paraId="7E141B94" w14:textId="77777777" w:rsidR="00C70B14" w:rsidRPr="001936F9" w:rsidRDefault="00C70B14" w:rsidP="00AF5AB2">
      <w:pPr>
        <w:pStyle w:val="paragraph"/>
        <w:ind w:left="720"/>
        <w:jc w:val="both"/>
        <w:rPr>
          <w:rFonts w:asciiTheme="minorHAnsi" w:eastAsia="OpenDyslexic" w:hAnsiTheme="minorHAnsi" w:cstheme="minorHAnsi"/>
        </w:rPr>
      </w:pPr>
    </w:p>
    <w:sectPr w:rsidR="00C70B14" w:rsidRPr="001936F9">
      <w:headerReference w:type="default" r:id="rId33"/>
      <w:footerReference w:type="default" r:id="rId34"/>
      <w:headerReference w:type="first" r:id="rId35"/>
      <w:footerReference w:type="first" r:id="rId36"/>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tudent  C00281654) Patrick Duffy" w:date="2026-04-22T12:07:00Z" w:initials="PD">
    <w:p w14:paraId="1410A9E3" w14:textId="77777777" w:rsidR="0005545F" w:rsidRDefault="0005545F" w:rsidP="0005545F">
      <w:pPr>
        <w:pStyle w:val="CommentText"/>
      </w:pPr>
      <w:r>
        <w:rPr>
          <w:rStyle w:val="CommentReference"/>
        </w:rPr>
        <w:annotationRef/>
      </w:r>
      <w:r>
        <w:t>Talk about and contrast CNN (or other model) and talk about why RNN is a more suitable option</w:t>
      </w:r>
    </w:p>
  </w:comment>
  <w:comment w:id="14" w:author="Alejandro  Gonzalez" w:date="2026-03-30T11:54:00Z" w:initials="AG">
    <w:p w14:paraId="172B351A" w14:textId="77777777" w:rsidR="003D4258" w:rsidRDefault="003D4258" w:rsidP="003D4258">
      <w:pPr>
        <w:pStyle w:val="CommentText"/>
      </w:pPr>
      <w:r>
        <w:rPr>
          <w:rStyle w:val="CommentReference"/>
        </w:rPr>
        <w:annotationRef/>
      </w:r>
      <w:r>
        <w:rPr>
          <w:lang w:val="es-419"/>
        </w:rPr>
        <w:t>Add the reference to this work. It is unclear from the writing if this is a single project or 3 different ones.</w:t>
      </w:r>
    </w:p>
  </w:comment>
  <w:comment w:id="23" w:author="Alejandro  Gonzalez" w:date="2026-04-20T12:46:00Z" w:initials="AG">
    <w:p w14:paraId="063826F9" w14:textId="144FEDEA" w:rsidR="00EF39EA" w:rsidRDefault="00EF39EA">
      <w:pPr>
        <w:pStyle w:val="CommentText"/>
      </w:pPr>
      <w:r>
        <w:rPr>
          <w:rStyle w:val="CommentReference"/>
        </w:rPr>
        <w:annotationRef/>
      </w:r>
      <w:r w:rsidRPr="10BD422C">
        <w:t>This can be shown with a diagram / pseudo code. It would be easier to follow than with text only.</w:t>
      </w:r>
    </w:p>
  </w:comment>
  <w:comment w:id="24" w:author="Alejandro  Gonzalez" w:date="2026-04-20T12:47:00Z" w:initials="AG">
    <w:p w14:paraId="3B52AF8B" w14:textId="3AECAA79" w:rsidR="00EF39EA" w:rsidRDefault="00EF39EA">
      <w:pPr>
        <w:pStyle w:val="CommentText"/>
      </w:pPr>
      <w:r>
        <w:rPr>
          <w:rStyle w:val="CommentReference"/>
        </w:rPr>
        <w:annotationRef/>
      </w:r>
      <w:r w:rsidRPr="3DAA5C52">
        <w:t>How is the logger closed then? (if it is inside a while (true) loop)</w:t>
      </w:r>
    </w:p>
  </w:comment>
  <w:comment w:id="25" w:author="(Student  C00281654) Patrick Duffy" w:date="2026-04-21T20:46:00Z" w:initials="PD">
    <w:p w14:paraId="6292BD8B" w14:textId="77777777" w:rsidR="00F4138E" w:rsidRDefault="00F4138E" w:rsidP="00F4138E">
      <w:pPr>
        <w:pStyle w:val="CommentText"/>
      </w:pPr>
      <w:r>
        <w:rPr>
          <w:rStyle w:val="CommentReference"/>
        </w:rPr>
        <w:annotationRef/>
      </w:r>
      <w:r>
        <w:t>Pseudocode added could you take a look at it, thanks</w:t>
      </w:r>
    </w:p>
  </w:comment>
  <w:comment w:id="26" w:author="Alejandro  Gonzalez" w:date="2026-04-22T10:10:00Z" w:initials="AG">
    <w:p w14:paraId="60681E67" w14:textId="0B1BF3F4" w:rsidR="00B95BDE" w:rsidRDefault="00B95BDE">
      <w:pPr>
        <w:pStyle w:val="CommentText"/>
      </w:pPr>
      <w:r>
        <w:rPr>
          <w:rStyle w:val="CommentReference"/>
        </w:rPr>
        <w:annotationRef/>
      </w:r>
      <w:r w:rsidRPr="74743EAD">
        <w:t>Looks good. I am suggesting some small changes (indent as a way to show nesting, and how the loop is shown.)</w:t>
      </w:r>
    </w:p>
  </w:comment>
  <w:comment w:id="41" w:author="Alejandro  Gonzalez" w:date="2026-04-20T13:58:00Z" w:initials="AG">
    <w:p w14:paraId="209FEFA6" w14:textId="02B22B96" w:rsidR="00EF39EA" w:rsidRDefault="00EF39EA">
      <w:pPr>
        <w:pStyle w:val="CommentText"/>
      </w:pPr>
      <w:r>
        <w:rPr>
          <w:rStyle w:val="CommentReference"/>
        </w:rPr>
        <w:annotationRef/>
      </w:r>
      <w:r w:rsidRPr="52B3583D">
        <w:t>Is this a voting procedure?</w:t>
      </w:r>
    </w:p>
    <w:p w14:paraId="09825514" w14:textId="02856008" w:rsidR="00EF39EA" w:rsidRDefault="00EF39EA">
      <w:pPr>
        <w:pStyle w:val="CommentText"/>
      </w:pPr>
      <w:r w:rsidRPr="435DE7E6">
        <w:t>Also, a diagram / pseudo code may be easier to follow than plain text.</w:t>
      </w:r>
    </w:p>
  </w:comment>
  <w:comment w:id="42" w:author="(Student  C00281654) Patrick Duffy" w:date="2026-04-21T13:17:00Z" w:initials="PD">
    <w:p w14:paraId="3F11165E" w14:textId="77777777" w:rsidR="00A809F2" w:rsidRDefault="00A809F2" w:rsidP="00A809F2">
      <w:pPr>
        <w:pStyle w:val="CommentText"/>
      </w:pPr>
      <w:r>
        <w:rPr>
          <w:rStyle w:val="CommentReference"/>
        </w:rPr>
        <w:annotationRef/>
      </w:r>
      <w:r>
        <w:t>Added pseudo code could you take a look and let me know if it needs to be changed</w:t>
      </w:r>
    </w:p>
  </w:comment>
  <w:comment w:id="48" w:author="Alejandro  Gonzalez" w:date="2026-04-20T14:42:00Z" w:initials="AG">
    <w:p w14:paraId="0CD6C3E3" w14:textId="0817AD74" w:rsidR="00EF39EA" w:rsidRDefault="00EF39EA">
      <w:pPr>
        <w:pStyle w:val="CommentText"/>
      </w:pPr>
      <w:r>
        <w:rPr>
          <w:rStyle w:val="CommentReference"/>
        </w:rPr>
        <w:annotationRef/>
      </w:r>
      <w:r w:rsidRPr="2E5C5C2B">
        <w:t>Each of these cases can be presented as different experiments. Graphs for each can be shown and eventually discussed.</w:t>
      </w:r>
    </w:p>
    <w:p w14:paraId="4225A128" w14:textId="73297914" w:rsidR="00EF39EA" w:rsidRDefault="00EF39EA">
      <w:pPr>
        <w:pStyle w:val="CommentText"/>
      </w:pPr>
      <w:r w:rsidRPr="0FE3A68E">
        <w:t>It will be easier to show the results than by grouping them all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10A9E3" w15:done="0"/>
  <w15:commentEx w15:paraId="172B351A" w15:done="1"/>
  <w15:commentEx w15:paraId="063826F9" w15:done="1"/>
  <w15:commentEx w15:paraId="3B52AF8B" w15:paraIdParent="063826F9" w15:done="1"/>
  <w15:commentEx w15:paraId="6292BD8B" w15:paraIdParent="063826F9" w15:done="1"/>
  <w15:commentEx w15:paraId="60681E67" w15:paraIdParent="063826F9" w15:done="1"/>
  <w15:commentEx w15:paraId="09825514" w15:done="1"/>
  <w15:commentEx w15:paraId="3F11165E" w15:paraIdParent="09825514" w15:done="1"/>
  <w15:commentEx w15:paraId="4225A12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DEA1B" w16cex:dateUtc="2026-04-22T11:07:00Z">
    <w16cex:extLst>
      <w16:ext w16:uri="{CE6994B0-6A32-4C9F-8C6B-6E91EDA988CE}">
        <cr:reactions xmlns:cr="http://schemas.microsoft.com/office/comments/2020/reactions">
          <cr:reaction reactionType="1">
            <cr:reactionInfo dateUtc="2026-04-23T07:55:51Z">
              <cr:user userId="S::C00281654@setu.ie::38f3d142-65f4-4f59-a6d2-c0c7142eaf5e" userProvider="AD" userName="(Student  C00281654) Patrick Duffy"/>
            </cr:reactionInfo>
          </cr:reaction>
        </cr:reactions>
      </w16:ext>
    </w16cex:extLst>
  </w16cex:commentExtensible>
  <w16cex:commentExtensible w16cex:durableId="23E59887" w16cex:dateUtc="2026-03-30T10:54:00Z">
    <w16cex:extLst>
      <w16:ext w16:uri="{CE6994B0-6A32-4C9F-8C6B-6E91EDA988CE}">
        <cr:reactions xmlns:cr="http://schemas.microsoft.com/office/comments/2020/reactions">
          <cr:reaction reactionType="1">
            <cr:reactionInfo dateUtc="2026-04-21T19:36:35Z">
              <cr:user userId="S::C00281654@setu.ie::38f3d142-65f4-4f59-a6d2-c0c7142eaf5e" userProvider="AD" userName="(Student  C00281654) Patrick Duffy"/>
            </cr:reactionInfo>
          </cr:reaction>
        </cr:reactions>
      </w16:ext>
    </w16cex:extLst>
  </w16cex:commentExtensible>
  <w16cex:commentExtensible w16cex:durableId="618A9ECE" w16cex:dateUtc="2026-04-20T11:46:00Z">
    <w16cex:extLst>
      <w16:ext w16:uri="{CE6994B0-6A32-4C9F-8C6B-6E91EDA988CE}">
        <cr:reactions xmlns:cr="http://schemas.microsoft.com/office/comments/2020/reactions">
          <cr:reaction reactionType="1">
            <cr:reactionInfo dateUtc="2026-04-22T08:42:58Z">
              <cr:user userId="S::C00281654@setu.ie::38f3d142-65f4-4f59-a6d2-c0c7142eaf5e" userProvider="AD" userName="(Student  C00281654) Patrick Duffy"/>
            </cr:reactionInfo>
          </cr:reaction>
        </cr:reactions>
      </w16:ext>
    </w16cex:extLst>
  </w16cex:commentExtensible>
  <w16cex:commentExtensible w16cex:durableId="5E33AA9E" w16cex:dateUtc="2026-04-20T11:47:00Z"/>
  <w16cex:commentExtensible w16cex:durableId="10BCC6DF" w16cex:dateUtc="2026-04-21T19:46:00Z"/>
  <w16cex:commentExtensible w16cex:durableId="692A3783" w16cex:dateUtc="2026-04-22T09:10:00Z"/>
  <w16cex:commentExtensible w16cex:durableId="45E97FE8" w16cex:dateUtc="2026-04-20T12:58:00Z"/>
  <w16cex:commentExtensible w16cex:durableId="0F211790" w16cex:dateUtc="2026-04-21T12:17:00Z"/>
  <w16cex:commentExtensible w16cex:durableId="2BEBA088" w16cex:dateUtc="2026-04-20T13:42:00Z">
    <w16cex:extLst>
      <w16:ext w16:uri="{CE6994B0-6A32-4C9F-8C6B-6E91EDA988CE}">
        <cr:reactions xmlns:cr="http://schemas.microsoft.com/office/comments/2020/reactions">
          <cr:reaction reactionType="1">
            <cr:reactionInfo dateUtc="2026-04-21T19:47:07Z">
              <cr:user userId="S::C00281654@setu.ie::38f3d142-65f4-4f59-a6d2-c0c7142eaf5e" userProvider="AD" userName="(Student  C00281654) Patrick Duff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10A9E3" w16cid:durableId="534DEA1B"/>
  <w16cid:commentId w16cid:paraId="172B351A" w16cid:durableId="23E59887"/>
  <w16cid:commentId w16cid:paraId="063826F9" w16cid:durableId="618A9ECE"/>
  <w16cid:commentId w16cid:paraId="3B52AF8B" w16cid:durableId="5E33AA9E"/>
  <w16cid:commentId w16cid:paraId="6292BD8B" w16cid:durableId="10BCC6DF"/>
  <w16cid:commentId w16cid:paraId="60681E67" w16cid:durableId="692A3783"/>
  <w16cid:commentId w16cid:paraId="09825514" w16cid:durableId="45E97FE8"/>
  <w16cid:commentId w16cid:paraId="3F11165E" w16cid:durableId="0F211790"/>
  <w16cid:commentId w16cid:paraId="4225A128" w16cid:durableId="2BEBA0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A1DCE" w14:textId="77777777" w:rsidR="00B551BF" w:rsidRDefault="00B551BF" w:rsidP="00934A44">
      <w:pPr>
        <w:spacing w:after="0" w:line="240" w:lineRule="auto"/>
      </w:pPr>
      <w:r>
        <w:separator/>
      </w:r>
    </w:p>
  </w:endnote>
  <w:endnote w:type="continuationSeparator" w:id="0">
    <w:p w14:paraId="6D923A69" w14:textId="77777777" w:rsidR="00B551BF" w:rsidRDefault="00B551BF" w:rsidP="00934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OpenDyslexic">
    <w:altName w:val="Calibri"/>
    <w:panose1 w:val="00000000000000000000"/>
    <w:charset w:val="00"/>
    <w:family w:val="modern"/>
    <w:notTrueType/>
    <w:pitch w:val="variable"/>
    <w:sig w:usb0="E10002FF" w:usb1="4001E8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7D0325" w14:paraId="43844252" w14:textId="77777777" w:rsidTr="177D0325">
      <w:trPr>
        <w:trHeight w:val="300"/>
      </w:trPr>
      <w:tc>
        <w:tcPr>
          <w:tcW w:w="3005" w:type="dxa"/>
        </w:tcPr>
        <w:p w14:paraId="202C0280" w14:textId="3B9A03C2" w:rsidR="177D0325" w:rsidRDefault="177D0325" w:rsidP="177D0325">
          <w:pPr>
            <w:pStyle w:val="Header"/>
            <w:ind w:left="-115"/>
          </w:pPr>
        </w:p>
      </w:tc>
      <w:tc>
        <w:tcPr>
          <w:tcW w:w="3005" w:type="dxa"/>
        </w:tcPr>
        <w:p w14:paraId="298E8A6B" w14:textId="297AF245" w:rsidR="177D0325" w:rsidRDefault="177D0325" w:rsidP="177D0325">
          <w:pPr>
            <w:pStyle w:val="Header"/>
            <w:jc w:val="center"/>
          </w:pPr>
        </w:p>
      </w:tc>
      <w:tc>
        <w:tcPr>
          <w:tcW w:w="3005" w:type="dxa"/>
        </w:tcPr>
        <w:p w14:paraId="027FBC83" w14:textId="7F5C347A" w:rsidR="177D0325" w:rsidRDefault="177D0325" w:rsidP="177D0325">
          <w:pPr>
            <w:pStyle w:val="Header"/>
            <w:ind w:right="-115"/>
            <w:jc w:val="right"/>
          </w:pPr>
          <w:r>
            <w:fldChar w:fldCharType="begin"/>
          </w:r>
          <w:r>
            <w:instrText>PAGE</w:instrText>
          </w:r>
          <w:r>
            <w:fldChar w:fldCharType="separate"/>
          </w:r>
          <w:r w:rsidR="005E6996">
            <w:rPr>
              <w:noProof/>
            </w:rPr>
            <w:t>2</w:t>
          </w:r>
          <w:r>
            <w:fldChar w:fldCharType="end"/>
          </w:r>
        </w:p>
      </w:tc>
    </w:tr>
  </w:tbl>
  <w:p w14:paraId="3E8C1344" w14:textId="1590FB83" w:rsidR="177D0325" w:rsidRDefault="177D0325" w:rsidP="177D0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7D0325" w14:paraId="442AD338" w14:textId="77777777" w:rsidTr="177D0325">
      <w:trPr>
        <w:trHeight w:val="300"/>
      </w:trPr>
      <w:tc>
        <w:tcPr>
          <w:tcW w:w="3005" w:type="dxa"/>
        </w:tcPr>
        <w:p w14:paraId="2D5746B8" w14:textId="0CAA4047" w:rsidR="177D0325" w:rsidRDefault="177D0325" w:rsidP="177D0325">
          <w:pPr>
            <w:pStyle w:val="Header"/>
            <w:ind w:left="-115"/>
          </w:pPr>
        </w:p>
      </w:tc>
      <w:tc>
        <w:tcPr>
          <w:tcW w:w="3005" w:type="dxa"/>
        </w:tcPr>
        <w:p w14:paraId="7998D9FF" w14:textId="31B01E81" w:rsidR="177D0325" w:rsidRDefault="177D0325" w:rsidP="177D0325">
          <w:pPr>
            <w:pStyle w:val="Header"/>
            <w:jc w:val="center"/>
          </w:pPr>
        </w:p>
      </w:tc>
      <w:tc>
        <w:tcPr>
          <w:tcW w:w="3005" w:type="dxa"/>
        </w:tcPr>
        <w:p w14:paraId="66FEF145" w14:textId="05927F5B" w:rsidR="177D0325" w:rsidRDefault="177D0325" w:rsidP="177D0325">
          <w:pPr>
            <w:pStyle w:val="Header"/>
            <w:ind w:right="-115"/>
            <w:jc w:val="right"/>
          </w:pPr>
        </w:p>
      </w:tc>
    </w:tr>
  </w:tbl>
  <w:p w14:paraId="2B350736" w14:textId="5D13567C" w:rsidR="177D0325" w:rsidRDefault="177D0325" w:rsidP="177D0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408F1" w14:textId="77777777" w:rsidR="00B551BF" w:rsidRDefault="00B551BF" w:rsidP="00934A44">
      <w:pPr>
        <w:spacing w:after="0" w:line="240" w:lineRule="auto"/>
      </w:pPr>
      <w:r>
        <w:separator/>
      </w:r>
    </w:p>
  </w:footnote>
  <w:footnote w:type="continuationSeparator" w:id="0">
    <w:p w14:paraId="1F8977DB" w14:textId="77777777" w:rsidR="00B551BF" w:rsidRDefault="00B551BF" w:rsidP="00934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7D0325" w14:paraId="5605B8C7" w14:textId="77777777" w:rsidTr="177D0325">
      <w:trPr>
        <w:trHeight w:val="300"/>
      </w:trPr>
      <w:tc>
        <w:tcPr>
          <w:tcW w:w="3005" w:type="dxa"/>
        </w:tcPr>
        <w:p w14:paraId="255037DC" w14:textId="49B5611A" w:rsidR="177D0325" w:rsidRDefault="177D0325" w:rsidP="177D0325">
          <w:pPr>
            <w:pStyle w:val="Header"/>
            <w:ind w:left="-115"/>
          </w:pPr>
        </w:p>
      </w:tc>
      <w:tc>
        <w:tcPr>
          <w:tcW w:w="3005" w:type="dxa"/>
        </w:tcPr>
        <w:p w14:paraId="29F67884" w14:textId="64867F84" w:rsidR="177D0325" w:rsidRDefault="177D0325" w:rsidP="177D0325">
          <w:pPr>
            <w:pStyle w:val="Header"/>
            <w:jc w:val="center"/>
          </w:pPr>
        </w:p>
      </w:tc>
      <w:tc>
        <w:tcPr>
          <w:tcW w:w="3005" w:type="dxa"/>
        </w:tcPr>
        <w:p w14:paraId="7FB1B4FA" w14:textId="11BB411D" w:rsidR="177D0325" w:rsidRDefault="177D0325" w:rsidP="177D0325">
          <w:pPr>
            <w:pStyle w:val="Header"/>
            <w:ind w:right="-115"/>
            <w:jc w:val="right"/>
          </w:pPr>
        </w:p>
      </w:tc>
    </w:tr>
  </w:tbl>
  <w:p w14:paraId="45E873C2" w14:textId="765ECAD1" w:rsidR="177D0325" w:rsidRDefault="177D0325" w:rsidP="177D03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7D0325" w14:paraId="73A666DE" w14:textId="77777777" w:rsidTr="177D0325">
      <w:trPr>
        <w:trHeight w:val="300"/>
      </w:trPr>
      <w:tc>
        <w:tcPr>
          <w:tcW w:w="3005" w:type="dxa"/>
        </w:tcPr>
        <w:p w14:paraId="5DFD7B8B" w14:textId="747F0DF3" w:rsidR="177D0325" w:rsidRDefault="177D0325" w:rsidP="177D0325">
          <w:pPr>
            <w:pStyle w:val="Header"/>
            <w:ind w:left="-115"/>
          </w:pPr>
        </w:p>
      </w:tc>
      <w:tc>
        <w:tcPr>
          <w:tcW w:w="3005" w:type="dxa"/>
        </w:tcPr>
        <w:p w14:paraId="4E2B5D01" w14:textId="03F63B12" w:rsidR="177D0325" w:rsidRDefault="177D0325" w:rsidP="177D0325">
          <w:pPr>
            <w:pStyle w:val="Header"/>
            <w:jc w:val="center"/>
          </w:pPr>
        </w:p>
      </w:tc>
      <w:tc>
        <w:tcPr>
          <w:tcW w:w="3005" w:type="dxa"/>
        </w:tcPr>
        <w:p w14:paraId="387E980A" w14:textId="7788F504" w:rsidR="177D0325" w:rsidRDefault="177D0325" w:rsidP="177D0325">
          <w:pPr>
            <w:pStyle w:val="Header"/>
            <w:ind w:right="-115"/>
            <w:jc w:val="right"/>
          </w:pPr>
        </w:p>
      </w:tc>
    </w:tr>
  </w:tbl>
  <w:p w14:paraId="5610370A" w14:textId="6B110AA1" w:rsidR="177D0325" w:rsidRDefault="177D0325" w:rsidP="177D0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73D"/>
    <w:multiLevelType w:val="multilevel"/>
    <w:tmpl w:val="DF009B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4D6D"/>
    <w:multiLevelType w:val="multilevel"/>
    <w:tmpl w:val="3048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C6CB1"/>
    <w:multiLevelType w:val="multilevel"/>
    <w:tmpl w:val="3C5023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155F6"/>
    <w:multiLevelType w:val="multilevel"/>
    <w:tmpl w:val="1E1EEF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21929"/>
    <w:multiLevelType w:val="multilevel"/>
    <w:tmpl w:val="03DEB9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0128A"/>
    <w:multiLevelType w:val="multilevel"/>
    <w:tmpl w:val="DAD817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77FCF"/>
    <w:multiLevelType w:val="multilevel"/>
    <w:tmpl w:val="09D213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93EBC"/>
    <w:multiLevelType w:val="multilevel"/>
    <w:tmpl w:val="0B6201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63335"/>
    <w:multiLevelType w:val="multilevel"/>
    <w:tmpl w:val="71764D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F33E98"/>
    <w:multiLevelType w:val="multilevel"/>
    <w:tmpl w:val="05D045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45E78"/>
    <w:multiLevelType w:val="multilevel"/>
    <w:tmpl w:val="EC16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2850AA"/>
    <w:multiLevelType w:val="multilevel"/>
    <w:tmpl w:val="8048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0A4BF2"/>
    <w:multiLevelType w:val="multilevel"/>
    <w:tmpl w:val="9814DE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12E19"/>
    <w:multiLevelType w:val="multilevel"/>
    <w:tmpl w:val="698C9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39965">
    <w:abstractNumId w:val="11"/>
  </w:num>
  <w:num w:numId="2" w16cid:durableId="1961641101">
    <w:abstractNumId w:val="2"/>
  </w:num>
  <w:num w:numId="3" w16cid:durableId="1776246480">
    <w:abstractNumId w:val="5"/>
  </w:num>
  <w:num w:numId="4" w16cid:durableId="756557364">
    <w:abstractNumId w:val="7"/>
  </w:num>
  <w:num w:numId="5" w16cid:durableId="703024286">
    <w:abstractNumId w:val="8"/>
  </w:num>
  <w:num w:numId="6" w16cid:durableId="1995720948">
    <w:abstractNumId w:val="0"/>
  </w:num>
  <w:num w:numId="7" w16cid:durableId="463501215">
    <w:abstractNumId w:val="12"/>
  </w:num>
  <w:num w:numId="8" w16cid:durableId="814949855">
    <w:abstractNumId w:val="10"/>
  </w:num>
  <w:num w:numId="9" w16cid:durableId="1025902704">
    <w:abstractNumId w:val="1"/>
  </w:num>
  <w:num w:numId="10" w16cid:durableId="205335304">
    <w:abstractNumId w:val="9"/>
  </w:num>
  <w:num w:numId="11" w16cid:durableId="1075471550">
    <w:abstractNumId w:val="13"/>
  </w:num>
  <w:num w:numId="12" w16cid:durableId="960959249">
    <w:abstractNumId w:val="3"/>
  </w:num>
  <w:num w:numId="13" w16cid:durableId="1619071354">
    <w:abstractNumId w:val="4"/>
  </w:num>
  <w:num w:numId="14" w16cid:durableId="41197316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C00281654) Patrick Duffy">
    <w15:presenceInfo w15:providerId="AD" w15:userId="S::C00281654@setu.ie::38f3d142-65f4-4f59-a6d2-c0c7142eaf5e"/>
  </w15:person>
  <w15:person w15:author="Alejandro  Gonzalez">
    <w15:presenceInfo w15:providerId="AD" w15:userId="S::Alejandro.Gonzalez@SETU.IE::a5aa5000-7c27-4917-949a-8791b472a0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E9"/>
    <w:rsid w:val="000002DC"/>
    <w:rsid w:val="00000C29"/>
    <w:rsid w:val="000018E8"/>
    <w:rsid w:val="00003954"/>
    <w:rsid w:val="000051B2"/>
    <w:rsid w:val="00010C2D"/>
    <w:rsid w:val="00010FB7"/>
    <w:rsid w:val="00014E68"/>
    <w:rsid w:val="00015D0F"/>
    <w:rsid w:val="00020BEC"/>
    <w:rsid w:val="00023040"/>
    <w:rsid w:val="000240BF"/>
    <w:rsid w:val="000264B8"/>
    <w:rsid w:val="00030F6D"/>
    <w:rsid w:val="000318C7"/>
    <w:rsid w:val="00033A88"/>
    <w:rsid w:val="00033AE7"/>
    <w:rsid w:val="00035508"/>
    <w:rsid w:val="00035BAA"/>
    <w:rsid w:val="0004086A"/>
    <w:rsid w:val="00041912"/>
    <w:rsid w:val="00043BEF"/>
    <w:rsid w:val="00044B22"/>
    <w:rsid w:val="00045459"/>
    <w:rsid w:val="00050F22"/>
    <w:rsid w:val="00051927"/>
    <w:rsid w:val="00052632"/>
    <w:rsid w:val="0005545F"/>
    <w:rsid w:val="000557AA"/>
    <w:rsid w:val="00055EC1"/>
    <w:rsid w:val="00061430"/>
    <w:rsid w:val="00062817"/>
    <w:rsid w:val="0006402A"/>
    <w:rsid w:val="000640A8"/>
    <w:rsid w:val="00064AD9"/>
    <w:rsid w:val="000669DC"/>
    <w:rsid w:val="00066BF4"/>
    <w:rsid w:val="000701B6"/>
    <w:rsid w:val="000734FF"/>
    <w:rsid w:val="000736C1"/>
    <w:rsid w:val="00074A65"/>
    <w:rsid w:val="00075043"/>
    <w:rsid w:val="00075B5C"/>
    <w:rsid w:val="000764D0"/>
    <w:rsid w:val="0007655F"/>
    <w:rsid w:val="00077892"/>
    <w:rsid w:val="00080838"/>
    <w:rsid w:val="00080D65"/>
    <w:rsid w:val="00084A01"/>
    <w:rsid w:val="00084BCE"/>
    <w:rsid w:val="000859D6"/>
    <w:rsid w:val="00086148"/>
    <w:rsid w:val="00091B31"/>
    <w:rsid w:val="0009217B"/>
    <w:rsid w:val="000A0600"/>
    <w:rsid w:val="000A0C79"/>
    <w:rsid w:val="000A1E70"/>
    <w:rsid w:val="000A236E"/>
    <w:rsid w:val="000A6C28"/>
    <w:rsid w:val="000B07EB"/>
    <w:rsid w:val="000B0D9D"/>
    <w:rsid w:val="000B25ED"/>
    <w:rsid w:val="000B4358"/>
    <w:rsid w:val="000B5B79"/>
    <w:rsid w:val="000C185D"/>
    <w:rsid w:val="000C3886"/>
    <w:rsid w:val="000C57F1"/>
    <w:rsid w:val="000C625A"/>
    <w:rsid w:val="000D1679"/>
    <w:rsid w:val="000D21BA"/>
    <w:rsid w:val="000D237A"/>
    <w:rsid w:val="000D40E5"/>
    <w:rsid w:val="000D438C"/>
    <w:rsid w:val="000E2FA1"/>
    <w:rsid w:val="000E6134"/>
    <w:rsid w:val="000E61E1"/>
    <w:rsid w:val="000F105C"/>
    <w:rsid w:val="000F357A"/>
    <w:rsid w:val="000F69CC"/>
    <w:rsid w:val="000F7AE8"/>
    <w:rsid w:val="000F7D24"/>
    <w:rsid w:val="0010190C"/>
    <w:rsid w:val="00102DCF"/>
    <w:rsid w:val="00103224"/>
    <w:rsid w:val="001059C2"/>
    <w:rsid w:val="00107AA0"/>
    <w:rsid w:val="001107D3"/>
    <w:rsid w:val="00112089"/>
    <w:rsid w:val="001127FD"/>
    <w:rsid w:val="00112A5E"/>
    <w:rsid w:val="00112F77"/>
    <w:rsid w:val="0011335C"/>
    <w:rsid w:val="001147E4"/>
    <w:rsid w:val="00115E66"/>
    <w:rsid w:val="00115F52"/>
    <w:rsid w:val="00116CF2"/>
    <w:rsid w:val="0012079D"/>
    <w:rsid w:val="0012119B"/>
    <w:rsid w:val="00122853"/>
    <w:rsid w:val="001228CE"/>
    <w:rsid w:val="00124B12"/>
    <w:rsid w:val="00126123"/>
    <w:rsid w:val="00127B14"/>
    <w:rsid w:val="0013114E"/>
    <w:rsid w:val="00131CB4"/>
    <w:rsid w:val="0013598B"/>
    <w:rsid w:val="00135F7F"/>
    <w:rsid w:val="00137D42"/>
    <w:rsid w:val="001454B1"/>
    <w:rsid w:val="0014644B"/>
    <w:rsid w:val="00152637"/>
    <w:rsid w:val="00152DAA"/>
    <w:rsid w:val="00156CA5"/>
    <w:rsid w:val="001571BA"/>
    <w:rsid w:val="00163730"/>
    <w:rsid w:val="0016525C"/>
    <w:rsid w:val="00167039"/>
    <w:rsid w:val="00167EF1"/>
    <w:rsid w:val="00171B61"/>
    <w:rsid w:val="00172BF9"/>
    <w:rsid w:val="001730B8"/>
    <w:rsid w:val="00173C4A"/>
    <w:rsid w:val="001750F0"/>
    <w:rsid w:val="00175709"/>
    <w:rsid w:val="00176F47"/>
    <w:rsid w:val="00180514"/>
    <w:rsid w:val="00185DCC"/>
    <w:rsid w:val="0018692D"/>
    <w:rsid w:val="00190027"/>
    <w:rsid w:val="001936F9"/>
    <w:rsid w:val="001959E9"/>
    <w:rsid w:val="00197A1B"/>
    <w:rsid w:val="001A01A4"/>
    <w:rsid w:val="001A0574"/>
    <w:rsid w:val="001A0DA6"/>
    <w:rsid w:val="001A0E7D"/>
    <w:rsid w:val="001A0ED4"/>
    <w:rsid w:val="001A1635"/>
    <w:rsid w:val="001A165D"/>
    <w:rsid w:val="001A5F76"/>
    <w:rsid w:val="001B0603"/>
    <w:rsid w:val="001B1556"/>
    <w:rsid w:val="001B2131"/>
    <w:rsid w:val="001B431D"/>
    <w:rsid w:val="001B4944"/>
    <w:rsid w:val="001B54B9"/>
    <w:rsid w:val="001B55BA"/>
    <w:rsid w:val="001B66A2"/>
    <w:rsid w:val="001B7FD4"/>
    <w:rsid w:val="001C3671"/>
    <w:rsid w:val="001C3C4A"/>
    <w:rsid w:val="001C593E"/>
    <w:rsid w:val="001C5F09"/>
    <w:rsid w:val="001C74E7"/>
    <w:rsid w:val="001D05DD"/>
    <w:rsid w:val="001D11E3"/>
    <w:rsid w:val="001D1555"/>
    <w:rsid w:val="001D1F50"/>
    <w:rsid w:val="001D2792"/>
    <w:rsid w:val="001D2D4D"/>
    <w:rsid w:val="001D4D39"/>
    <w:rsid w:val="001D5316"/>
    <w:rsid w:val="001D55CE"/>
    <w:rsid w:val="001D62E1"/>
    <w:rsid w:val="001D7F53"/>
    <w:rsid w:val="001E1C17"/>
    <w:rsid w:val="001E3B04"/>
    <w:rsid w:val="001E408B"/>
    <w:rsid w:val="001E5808"/>
    <w:rsid w:val="001E6E16"/>
    <w:rsid w:val="001F04E8"/>
    <w:rsid w:val="001F05F8"/>
    <w:rsid w:val="001F1ED7"/>
    <w:rsid w:val="001F2D8C"/>
    <w:rsid w:val="001F481D"/>
    <w:rsid w:val="001F4BE5"/>
    <w:rsid w:val="001F544A"/>
    <w:rsid w:val="001F792D"/>
    <w:rsid w:val="00200E8D"/>
    <w:rsid w:val="00201046"/>
    <w:rsid w:val="0020142F"/>
    <w:rsid w:val="00201BF5"/>
    <w:rsid w:val="00203FB6"/>
    <w:rsid w:val="002065F4"/>
    <w:rsid w:val="00206EFD"/>
    <w:rsid w:val="00207382"/>
    <w:rsid w:val="002079CC"/>
    <w:rsid w:val="0021010D"/>
    <w:rsid w:val="002114D1"/>
    <w:rsid w:val="002144FE"/>
    <w:rsid w:val="002200E4"/>
    <w:rsid w:val="00221A5C"/>
    <w:rsid w:val="00222729"/>
    <w:rsid w:val="00223F26"/>
    <w:rsid w:val="002252D6"/>
    <w:rsid w:val="0023138E"/>
    <w:rsid w:val="00234028"/>
    <w:rsid w:val="00234F0A"/>
    <w:rsid w:val="002369B2"/>
    <w:rsid w:val="002375A1"/>
    <w:rsid w:val="00242331"/>
    <w:rsid w:val="002431EC"/>
    <w:rsid w:val="00243455"/>
    <w:rsid w:val="00244F3F"/>
    <w:rsid w:val="00245C5D"/>
    <w:rsid w:val="002474A0"/>
    <w:rsid w:val="00247EDA"/>
    <w:rsid w:val="00256E37"/>
    <w:rsid w:val="00257F4B"/>
    <w:rsid w:val="00261262"/>
    <w:rsid w:val="00262FEF"/>
    <w:rsid w:val="00264574"/>
    <w:rsid w:val="0026461B"/>
    <w:rsid w:val="002652AA"/>
    <w:rsid w:val="00266959"/>
    <w:rsid w:val="0027225A"/>
    <w:rsid w:val="0027460C"/>
    <w:rsid w:val="0027710A"/>
    <w:rsid w:val="00280E37"/>
    <w:rsid w:val="002824E4"/>
    <w:rsid w:val="0029219A"/>
    <w:rsid w:val="00294636"/>
    <w:rsid w:val="0029568F"/>
    <w:rsid w:val="00295B38"/>
    <w:rsid w:val="002961BB"/>
    <w:rsid w:val="00296366"/>
    <w:rsid w:val="002A05F5"/>
    <w:rsid w:val="002A0A6C"/>
    <w:rsid w:val="002A1C9A"/>
    <w:rsid w:val="002A268C"/>
    <w:rsid w:val="002A462B"/>
    <w:rsid w:val="002A5551"/>
    <w:rsid w:val="002A6456"/>
    <w:rsid w:val="002B24DD"/>
    <w:rsid w:val="002B2A5B"/>
    <w:rsid w:val="002B4647"/>
    <w:rsid w:val="002B7749"/>
    <w:rsid w:val="002B7A86"/>
    <w:rsid w:val="002B7CDB"/>
    <w:rsid w:val="002C08C1"/>
    <w:rsid w:val="002C1970"/>
    <w:rsid w:val="002C5B5A"/>
    <w:rsid w:val="002C621A"/>
    <w:rsid w:val="002C6607"/>
    <w:rsid w:val="002D001B"/>
    <w:rsid w:val="002D08B3"/>
    <w:rsid w:val="002D285D"/>
    <w:rsid w:val="002D3078"/>
    <w:rsid w:val="002D71B7"/>
    <w:rsid w:val="002E37B8"/>
    <w:rsid w:val="002E43F9"/>
    <w:rsid w:val="002E6713"/>
    <w:rsid w:val="002E69C0"/>
    <w:rsid w:val="002E78D2"/>
    <w:rsid w:val="002E7E80"/>
    <w:rsid w:val="002F027D"/>
    <w:rsid w:val="002F15B9"/>
    <w:rsid w:val="002F2596"/>
    <w:rsid w:val="002F5A2B"/>
    <w:rsid w:val="002F7C26"/>
    <w:rsid w:val="003006A1"/>
    <w:rsid w:val="00302815"/>
    <w:rsid w:val="00302EC5"/>
    <w:rsid w:val="003053AB"/>
    <w:rsid w:val="003152ED"/>
    <w:rsid w:val="003158FF"/>
    <w:rsid w:val="00321656"/>
    <w:rsid w:val="00322412"/>
    <w:rsid w:val="00323B3B"/>
    <w:rsid w:val="003246D2"/>
    <w:rsid w:val="00325F28"/>
    <w:rsid w:val="003264B9"/>
    <w:rsid w:val="00327B70"/>
    <w:rsid w:val="00330290"/>
    <w:rsid w:val="00330BB1"/>
    <w:rsid w:val="00330C4B"/>
    <w:rsid w:val="00331835"/>
    <w:rsid w:val="00332452"/>
    <w:rsid w:val="00334C3F"/>
    <w:rsid w:val="00334CF0"/>
    <w:rsid w:val="003356AB"/>
    <w:rsid w:val="00335A5C"/>
    <w:rsid w:val="00335F1F"/>
    <w:rsid w:val="00341D9D"/>
    <w:rsid w:val="00342811"/>
    <w:rsid w:val="00346198"/>
    <w:rsid w:val="00347D8B"/>
    <w:rsid w:val="00350B91"/>
    <w:rsid w:val="003523C0"/>
    <w:rsid w:val="003526E0"/>
    <w:rsid w:val="00353468"/>
    <w:rsid w:val="00354826"/>
    <w:rsid w:val="00355182"/>
    <w:rsid w:val="003562BB"/>
    <w:rsid w:val="00357245"/>
    <w:rsid w:val="00357E5E"/>
    <w:rsid w:val="003609AB"/>
    <w:rsid w:val="00360B38"/>
    <w:rsid w:val="00360FA1"/>
    <w:rsid w:val="00362F1B"/>
    <w:rsid w:val="00363044"/>
    <w:rsid w:val="003641C5"/>
    <w:rsid w:val="00367DC3"/>
    <w:rsid w:val="00371184"/>
    <w:rsid w:val="0037259B"/>
    <w:rsid w:val="00373A0B"/>
    <w:rsid w:val="0037416A"/>
    <w:rsid w:val="00374E0C"/>
    <w:rsid w:val="003768EF"/>
    <w:rsid w:val="00377D90"/>
    <w:rsid w:val="003805F9"/>
    <w:rsid w:val="003822D4"/>
    <w:rsid w:val="0038320F"/>
    <w:rsid w:val="00383AC9"/>
    <w:rsid w:val="003855E2"/>
    <w:rsid w:val="003905BB"/>
    <w:rsid w:val="00390AF8"/>
    <w:rsid w:val="00390AFB"/>
    <w:rsid w:val="00392B0A"/>
    <w:rsid w:val="00394B4F"/>
    <w:rsid w:val="00397049"/>
    <w:rsid w:val="00397822"/>
    <w:rsid w:val="003A03BE"/>
    <w:rsid w:val="003A2B9F"/>
    <w:rsid w:val="003A2C81"/>
    <w:rsid w:val="003A4638"/>
    <w:rsid w:val="003A4DD3"/>
    <w:rsid w:val="003A53A5"/>
    <w:rsid w:val="003A58A6"/>
    <w:rsid w:val="003A7054"/>
    <w:rsid w:val="003A755B"/>
    <w:rsid w:val="003A7816"/>
    <w:rsid w:val="003A7DED"/>
    <w:rsid w:val="003B19D3"/>
    <w:rsid w:val="003B2E40"/>
    <w:rsid w:val="003B5342"/>
    <w:rsid w:val="003B5903"/>
    <w:rsid w:val="003B5D35"/>
    <w:rsid w:val="003B6681"/>
    <w:rsid w:val="003C5A44"/>
    <w:rsid w:val="003C5B4E"/>
    <w:rsid w:val="003C6F2D"/>
    <w:rsid w:val="003C718A"/>
    <w:rsid w:val="003D0043"/>
    <w:rsid w:val="003D0EED"/>
    <w:rsid w:val="003D2177"/>
    <w:rsid w:val="003D307B"/>
    <w:rsid w:val="003D3FBF"/>
    <w:rsid w:val="003D4258"/>
    <w:rsid w:val="003D4488"/>
    <w:rsid w:val="003D75B3"/>
    <w:rsid w:val="003E1A4B"/>
    <w:rsid w:val="003E1C4A"/>
    <w:rsid w:val="003E4F52"/>
    <w:rsid w:val="003E609D"/>
    <w:rsid w:val="003E71EC"/>
    <w:rsid w:val="003F2185"/>
    <w:rsid w:val="003F2928"/>
    <w:rsid w:val="003F5AB9"/>
    <w:rsid w:val="003F6326"/>
    <w:rsid w:val="003F660F"/>
    <w:rsid w:val="0040022E"/>
    <w:rsid w:val="00401239"/>
    <w:rsid w:val="004015AA"/>
    <w:rsid w:val="00401609"/>
    <w:rsid w:val="00402945"/>
    <w:rsid w:val="004043F6"/>
    <w:rsid w:val="00405CCC"/>
    <w:rsid w:val="00406D4E"/>
    <w:rsid w:val="00412C7A"/>
    <w:rsid w:val="004132D1"/>
    <w:rsid w:val="00414366"/>
    <w:rsid w:val="00415977"/>
    <w:rsid w:val="00422FCD"/>
    <w:rsid w:val="00423AB9"/>
    <w:rsid w:val="00423AC7"/>
    <w:rsid w:val="004257BC"/>
    <w:rsid w:val="00426679"/>
    <w:rsid w:val="004272F3"/>
    <w:rsid w:val="00427A3C"/>
    <w:rsid w:val="00431BEC"/>
    <w:rsid w:val="00435FC6"/>
    <w:rsid w:val="00442055"/>
    <w:rsid w:val="00442A08"/>
    <w:rsid w:val="0044742A"/>
    <w:rsid w:val="004524B5"/>
    <w:rsid w:val="00455962"/>
    <w:rsid w:val="00456771"/>
    <w:rsid w:val="00460784"/>
    <w:rsid w:val="00460D4B"/>
    <w:rsid w:val="0046121A"/>
    <w:rsid w:val="00461C9D"/>
    <w:rsid w:val="004646C8"/>
    <w:rsid w:val="004660A6"/>
    <w:rsid w:val="00467376"/>
    <w:rsid w:val="00470FEC"/>
    <w:rsid w:val="00475109"/>
    <w:rsid w:val="0047581B"/>
    <w:rsid w:val="0047628D"/>
    <w:rsid w:val="00477011"/>
    <w:rsid w:val="00477BCB"/>
    <w:rsid w:val="004845FA"/>
    <w:rsid w:val="00484BEA"/>
    <w:rsid w:val="004869AC"/>
    <w:rsid w:val="004871E0"/>
    <w:rsid w:val="00487E31"/>
    <w:rsid w:val="00490609"/>
    <w:rsid w:val="00494206"/>
    <w:rsid w:val="00496C15"/>
    <w:rsid w:val="0049735C"/>
    <w:rsid w:val="004A0300"/>
    <w:rsid w:val="004A3214"/>
    <w:rsid w:val="004A3661"/>
    <w:rsid w:val="004A4DC9"/>
    <w:rsid w:val="004A72CB"/>
    <w:rsid w:val="004A7B13"/>
    <w:rsid w:val="004B095D"/>
    <w:rsid w:val="004B0EA7"/>
    <w:rsid w:val="004B1F80"/>
    <w:rsid w:val="004B21A8"/>
    <w:rsid w:val="004B2360"/>
    <w:rsid w:val="004B257E"/>
    <w:rsid w:val="004B28DD"/>
    <w:rsid w:val="004B2E2B"/>
    <w:rsid w:val="004B3246"/>
    <w:rsid w:val="004B3355"/>
    <w:rsid w:val="004B4BF3"/>
    <w:rsid w:val="004B5BE4"/>
    <w:rsid w:val="004B6A87"/>
    <w:rsid w:val="004C02FE"/>
    <w:rsid w:val="004C053B"/>
    <w:rsid w:val="004C26D7"/>
    <w:rsid w:val="004C32F4"/>
    <w:rsid w:val="004C6623"/>
    <w:rsid w:val="004D1456"/>
    <w:rsid w:val="004D339E"/>
    <w:rsid w:val="004D53B7"/>
    <w:rsid w:val="004D546B"/>
    <w:rsid w:val="004D6106"/>
    <w:rsid w:val="004D620B"/>
    <w:rsid w:val="004D6AAA"/>
    <w:rsid w:val="004D743D"/>
    <w:rsid w:val="004E052F"/>
    <w:rsid w:val="004E0B55"/>
    <w:rsid w:val="004E2F95"/>
    <w:rsid w:val="004E3C39"/>
    <w:rsid w:val="004E4095"/>
    <w:rsid w:val="004E4395"/>
    <w:rsid w:val="004E4B32"/>
    <w:rsid w:val="004E5A51"/>
    <w:rsid w:val="004E5FE7"/>
    <w:rsid w:val="004F01CB"/>
    <w:rsid w:val="004F047B"/>
    <w:rsid w:val="004F24AD"/>
    <w:rsid w:val="004F2DA4"/>
    <w:rsid w:val="004F35E1"/>
    <w:rsid w:val="004F3EFF"/>
    <w:rsid w:val="004F48EE"/>
    <w:rsid w:val="00500A31"/>
    <w:rsid w:val="00500EC5"/>
    <w:rsid w:val="005010CE"/>
    <w:rsid w:val="00502146"/>
    <w:rsid w:val="00502921"/>
    <w:rsid w:val="00505DB1"/>
    <w:rsid w:val="0050644B"/>
    <w:rsid w:val="00512F25"/>
    <w:rsid w:val="005150AA"/>
    <w:rsid w:val="0051727E"/>
    <w:rsid w:val="00520236"/>
    <w:rsid w:val="0052167C"/>
    <w:rsid w:val="00522F67"/>
    <w:rsid w:val="00523FDC"/>
    <w:rsid w:val="005249CC"/>
    <w:rsid w:val="00530020"/>
    <w:rsid w:val="0053041D"/>
    <w:rsid w:val="0053262F"/>
    <w:rsid w:val="00532930"/>
    <w:rsid w:val="005344C7"/>
    <w:rsid w:val="00537B3D"/>
    <w:rsid w:val="00537C1D"/>
    <w:rsid w:val="00537D57"/>
    <w:rsid w:val="005401B4"/>
    <w:rsid w:val="005441F1"/>
    <w:rsid w:val="00544203"/>
    <w:rsid w:val="00545A1D"/>
    <w:rsid w:val="00546B2D"/>
    <w:rsid w:val="00551AC8"/>
    <w:rsid w:val="005524A3"/>
    <w:rsid w:val="00553843"/>
    <w:rsid w:val="00553EC4"/>
    <w:rsid w:val="00553F2E"/>
    <w:rsid w:val="005568D5"/>
    <w:rsid w:val="00556C2B"/>
    <w:rsid w:val="00556F98"/>
    <w:rsid w:val="00557DED"/>
    <w:rsid w:val="00557E9A"/>
    <w:rsid w:val="00557EDB"/>
    <w:rsid w:val="005607BC"/>
    <w:rsid w:val="00561C1E"/>
    <w:rsid w:val="00562274"/>
    <w:rsid w:val="00562CD2"/>
    <w:rsid w:val="005650EE"/>
    <w:rsid w:val="00566F4D"/>
    <w:rsid w:val="00571321"/>
    <w:rsid w:val="0057336C"/>
    <w:rsid w:val="00573621"/>
    <w:rsid w:val="00577A99"/>
    <w:rsid w:val="00577BDE"/>
    <w:rsid w:val="00577C15"/>
    <w:rsid w:val="00580FCC"/>
    <w:rsid w:val="00581DDF"/>
    <w:rsid w:val="005825FC"/>
    <w:rsid w:val="00583A48"/>
    <w:rsid w:val="00584556"/>
    <w:rsid w:val="00584F6C"/>
    <w:rsid w:val="005861E7"/>
    <w:rsid w:val="00586A2D"/>
    <w:rsid w:val="00587588"/>
    <w:rsid w:val="005876F8"/>
    <w:rsid w:val="005912B2"/>
    <w:rsid w:val="00593EC7"/>
    <w:rsid w:val="00594265"/>
    <w:rsid w:val="00596980"/>
    <w:rsid w:val="00597217"/>
    <w:rsid w:val="005A13FA"/>
    <w:rsid w:val="005A18E5"/>
    <w:rsid w:val="005A4C76"/>
    <w:rsid w:val="005A5A46"/>
    <w:rsid w:val="005B5A58"/>
    <w:rsid w:val="005B6306"/>
    <w:rsid w:val="005B6609"/>
    <w:rsid w:val="005B7692"/>
    <w:rsid w:val="005B7BD3"/>
    <w:rsid w:val="005B7C25"/>
    <w:rsid w:val="005C6CE8"/>
    <w:rsid w:val="005D3B47"/>
    <w:rsid w:val="005D3FA7"/>
    <w:rsid w:val="005D426D"/>
    <w:rsid w:val="005D45D0"/>
    <w:rsid w:val="005D69F4"/>
    <w:rsid w:val="005E088B"/>
    <w:rsid w:val="005E0DFF"/>
    <w:rsid w:val="005E131E"/>
    <w:rsid w:val="005E4970"/>
    <w:rsid w:val="005E6996"/>
    <w:rsid w:val="005F0858"/>
    <w:rsid w:val="005F3896"/>
    <w:rsid w:val="005F3A3D"/>
    <w:rsid w:val="005F4D55"/>
    <w:rsid w:val="005F62B1"/>
    <w:rsid w:val="00600999"/>
    <w:rsid w:val="00600DEA"/>
    <w:rsid w:val="00600FDE"/>
    <w:rsid w:val="006019FB"/>
    <w:rsid w:val="006026A9"/>
    <w:rsid w:val="0060406B"/>
    <w:rsid w:val="00604218"/>
    <w:rsid w:val="0060497E"/>
    <w:rsid w:val="006053F0"/>
    <w:rsid w:val="00605D62"/>
    <w:rsid w:val="006125FA"/>
    <w:rsid w:val="00612F7D"/>
    <w:rsid w:val="006154CB"/>
    <w:rsid w:val="00621AD2"/>
    <w:rsid w:val="00621C13"/>
    <w:rsid w:val="00622675"/>
    <w:rsid w:val="00623173"/>
    <w:rsid w:val="00624301"/>
    <w:rsid w:val="0062451E"/>
    <w:rsid w:val="006264AB"/>
    <w:rsid w:val="00632350"/>
    <w:rsid w:val="00633F00"/>
    <w:rsid w:val="00634037"/>
    <w:rsid w:val="00636C79"/>
    <w:rsid w:val="00642266"/>
    <w:rsid w:val="006450F9"/>
    <w:rsid w:val="00645FFA"/>
    <w:rsid w:val="00646762"/>
    <w:rsid w:val="00651475"/>
    <w:rsid w:val="006524A8"/>
    <w:rsid w:val="00654354"/>
    <w:rsid w:val="00654646"/>
    <w:rsid w:val="00655ECF"/>
    <w:rsid w:val="00660241"/>
    <w:rsid w:val="00660969"/>
    <w:rsid w:val="00662707"/>
    <w:rsid w:val="00662733"/>
    <w:rsid w:val="006628D1"/>
    <w:rsid w:val="00662F18"/>
    <w:rsid w:val="006667F2"/>
    <w:rsid w:val="00671C5D"/>
    <w:rsid w:val="00672202"/>
    <w:rsid w:val="0067414F"/>
    <w:rsid w:val="006757A5"/>
    <w:rsid w:val="00677474"/>
    <w:rsid w:val="006776ED"/>
    <w:rsid w:val="00680674"/>
    <w:rsid w:val="006811CC"/>
    <w:rsid w:val="00681FD3"/>
    <w:rsid w:val="00686DCC"/>
    <w:rsid w:val="006909A3"/>
    <w:rsid w:val="00691430"/>
    <w:rsid w:val="00691995"/>
    <w:rsid w:val="00691AD3"/>
    <w:rsid w:val="00691F62"/>
    <w:rsid w:val="0069480D"/>
    <w:rsid w:val="0069498E"/>
    <w:rsid w:val="00695E86"/>
    <w:rsid w:val="00697310"/>
    <w:rsid w:val="006A375E"/>
    <w:rsid w:val="006A6182"/>
    <w:rsid w:val="006A680A"/>
    <w:rsid w:val="006A7BE8"/>
    <w:rsid w:val="006B0CBD"/>
    <w:rsid w:val="006B1E59"/>
    <w:rsid w:val="006B2376"/>
    <w:rsid w:val="006B37A7"/>
    <w:rsid w:val="006B38EE"/>
    <w:rsid w:val="006B3E19"/>
    <w:rsid w:val="006B52A6"/>
    <w:rsid w:val="006B5A4C"/>
    <w:rsid w:val="006B6658"/>
    <w:rsid w:val="006C20E3"/>
    <w:rsid w:val="006C3897"/>
    <w:rsid w:val="006C50C4"/>
    <w:rsid w:val="006C7126"/>
    <w:rsid w:val="006C75E5"/>
    <w:rsid w:val="006D0432"/>
    <w:rsid w:val="006D0C5A"/>
    <w:rsid w:val="006D154E"/>
    <w:rsid w:val="006D2CD1"/>
    <w:rsid w:val="006D398E"/>
    <w:rsid w:val="006D4ECD"/>
    <w:rsid w:val="006D5954"/>
    <w:rsid w:val="006E0E95"/>
    <w:rsid w:val="006E3930"/>
    <w:rsid w:val="006E659B"/>
    <w:rsid w:val="006F0B71"/>
    <w:rsid w:val="006F1A3D"/>
    <w:rsid w:val="006F2093"/>
    <w:rsid w:val="006F2278"/>
    <w:rsid w:val="006F2325"/>
    <w:rsid w:val="006F58FC"/>
    <w:rsid w:val="0070099A"/>
    <w:rsid w:val="00701063"/>
    <w:rsid w:val="007015C0"/>
    <w:rsid w:val="00703175"/>
    <w:rsid w:val="00710F22"/>
    <w:rsid w:val="00713264"/>
    <w:rsid w:val="0071419C"/>
    <w:rsid w:val="007145A2"/>
    <w:rsid w:val="00714795"/>
    <w:rsid w:val="007167BB"/>
    <w:rsid w:val="007207FE"/>
    <w:rsid w:val="00720B99"/>
    <w:rsid w:val="007267EB"/>
    <w:rsid w:val="007303FB"/>
    <w:rsid w:val="007331F1"/>
    <w:rsid w:val="0073391D"/>
    <w:rsid w:val="0073404B"/>
    <w:rsid w:val="007369C8"/>
    <w:rsid w:val="00736BE4"/>
    <w:rsid w:val="0074032D"/>
    <w:rsid w:val="00740D3B"/>
    <w:rsid w:val="007417FD"/>
    <w:rsid w:val="00743E8C"/>
    <w:rsid w:val="00746BA9"/>
    <w:rsid w:val="00751FC6"/>
    <w:rsid w:val="007559B9"/>
    <w:rsid w:val="00760DAD"/>
    <w:rsid w:val="00763CB6"/>
    <w:rsid w:val="00765544"/>
    <w:rsid w:val="00765952"/>
    <w:rsid w:val="00767768"/>
    <w:rsid w:val="007710BF"/>
    <w:rsid w:val="0077496D"/>
    <w:rsid w:val="00776119"/>
    <w:rsid w:val="007764E0"/>
    <w:rsid w:val="00777B9C"/>
    <w:rsid w:val="007804D0"/>
    <w:rsid w:val="0078395B"/>
    <w:rsid w:val="00783CD6"/>
    <w:rsid w:val="007845A7"/>
    <w:rsid w:val="007866E2"/>
    <w:rsid w:val="00786A77"/>
    <w:rsid w:val="00787B23"/>
    <w:rsid w:val="00790D16"/>
    <w:rsid w:val="007969E1"/>
    <w:rsid w:val="00796AE8"/>
    <w:rsid w:val="007A4EF2"/>
    <w:rsid w:val="007A556E"/>
    <w:rsid w:val="007A5909"/>
    <w:rsid w:val="007B0A09"/>
    <w:rsid w:val="007B10C8"/>
    <w:rsid w:val="007B263A"/>
    <w:rsid w:val="007B2A8E"/>
    <w:rsid w:val="007B414C"/>
    <w:rsid w:val="007B42A8"/>
    <w:rsid w:val="007B4F77"/>
    <w:rsid w:val="007B5CB7"/>
    <w:rsid w:val="007B6390"/>
    <w:rsid w:val="007C3972"/>
    <w:rsid w:val="007C4254"/>
    <w:rsid w:val="007C49EA"/>
    <w:rsid w:val="007C5208"/>
    <w:rsid w:val="007C7599"/>
    <w:rsid w:val="007D13A9"/>
    <w:rsid w:val="007D244C"/>
    <w:rsid w:val="007D3E27"/>
    <w:rsid w:val="007D4D68"/>
    <w:rsid w:val="007D53CE"/>
    <w:rsid w:val="007E3599"/>
    <w:rsid w:val="007E6659"/>
    <w:rsid w:val="007E6830"/>
    <w:rsid w:val="007E6D2D"/>
    <w:rsid w:val="007E7278"/>
    <w:rsid w:val="007E7484"/>
    <w:rsid w:val="007F06D1"/>
    <w:rsid w:val="007F3504"/>
    <w:rsid w:val="007F3C2F"/>
    <w:rsid w:val="007F3D5C"/>
    <w:rsid w:val="00801C78"/>
    <w:rsid w:val="00803696"/>
    <w:rsid w:val="00803CDB"/>
    <w:rsid w:val="0080464D"/>
    <w:rsid w:val="00805E39"/>
    <w:rsid w:val="008118C0"/>
    <w:rsid w:val="00812261"/>
    <w:rsid w:val="008143BA"/>
    <w:rsid w:val="00814A62"/>
    <w:rsid w:val="00816129"/>
    <w:rsid w:val="00816333"/>
    <w:rsid w:val="0082007A"/>
    <w:rsid w:val="008211B4"/>
    <w:rsid w:val="00822EEB"/>
    <w:rsid w:val="00823802"/>
    <w:rsid w:val="008240B4"/>
    <w:rsid w:val="00825D6E"/>
    <w:rsid w:val="00826B43"/>
    <w:rsid w:val="008304D8"/>
    <w:rsid w:val="00831977"/>
    <w:rsid w:val="008321E7"/>
    <w:rsid w:val="00832C12"/>
    <w:rsid w:val="00834CDD"/>
    <w:rsid w:val="0083556A"/>
    <w:rsid w:val="00836739"/>
    <w:rsid w:val="00837241"/>
    <w:rsid w:val="00844561"/>
    <w:rsid w:val="00844948"/>
    <w:rsid w:val="00845BEB"/>
    <w:rsid w:val="00850113"/>
    <w:rsid w:val="008525C3"/>
    <w:rsid w:val="0085601B"/>
    <w:rsid w:val="00861884"/>
    <w:rsid w:val="00861E46"/>
    <w:rsid w:val="00863B20"/>
    <w:rsid w:val="00867703"/>
    <w:rsid w:val="00870BFD"/>
    <w:rsid w:val="00872296"/>
    <w:rsid w:val="00873933"/>
    <w:rsid w:val="008739E2"/>
    <w:rsid w:val="0087563A"/>
    <w:rsid w:val="00875B03"/>
    <w:rsid w:val="00876AB2"/>
    <w:rsid w:val="00876EAD"/>
    <w:rsid w:val="0088171D"/>
    <w:rsid w:val="00882FCE"/>
    <w:rsid w:val="00886172"/>
    <w:rsid w:val="00886474"/>
    <w:rsid w:val="00887C64"/>
    <w:rsid w:val="008922FA"/>
    <w:rsid w:val="008923D1"/>
    <w:rsid w:val="00895E11"/>
    <w:rsid w:val="0089624C"/>
    <w:rsid w:val="00897A5D"/>
    <w:rsid w:val="008A3993"/>
    <w:rsid w:val="008A6ADE"/>
    <w:rsid w:val="008A7567"/>
    <w:rsid w:val="008A769D"/>
    <w:rsid w:val="008B1AA0"/>
    <w:rsid w:val="008B3AD3"/>
    <w:rsid w:val="008B4CF5"/>
    <w:rsid w:val="008B4F89"/>
    <w:rsid w:val="008B577F"/>
    <w:rsid w:val="008B686B"/>
    <w:rsid w:val="008C04D9"/>
    <w:rsid w:val="008C1747"/>
    <w:rsid w:val="008C5637"/>
    <w:rsid w:val="008C72BF"/>
    <w:rsid w:val="008D0383"/>
    <w:rsid w:val="008D135C"/>
    <w:rsid w:val="008D2973"/>
    <w:rsid w:val="008D2D8C"/>
    <w:rsid w:val="008D4695"/>
    <w:rsid w:val="008D6C1D"/>
    <w:rsid w:val="008D7642"/>
    <w:rsid w:val="008E0A88"/>
    <w:rsid w:val="008E1506"/>
    <w:rsid w:val="008E2E0F"/>
    <w:rsid w:val="008E4B24"/>
    <w:rsid w:val="008F05A9"/>
    <w:rsid w:val="008F1839"/>
    <w:rsid w:val="008F3764"/>
    <w:rsid w:val="008F41C4"/>
    <w:rsid w:val="008F7289"/>
    <w:rsid w:val="00900465"/>
    <w:rsid w:val="009008A1"/>
    <w:rsid w:val="00902E79"/>
    <w:rsid w:val="00903ADA"/>
    <w:rsid w:val="009053C2"/>
    <w:rsid w:val="00911315"/>
    <w:rsid w:val="0091707C"/>
    <w:rsid w:val="00921A45"/>
    <w:rsid w:val="00921D01"/>
    <w:rsid w:val="00922F35"/>
    <w:rsid w:val="0092349A"/>
    <w:rsid w:val="00923786"/>
    <w:rsid w:val="009306A3"/>
    <w:rsid w:val="00931B7E"/>
    <w:rsid w:val="00932547"/>
    <w:rsid w:val="00932AEF"/>
    <w:rsid w:val="0093326C"/>
    <w:rsid w:val="0093455E"/>
    <w:rsid w:val="00934A44"/>
    <w:rsid w:val="00934D2E"/>
    <w:rsid w:val="0093550A"/>
    <w:rsid w:val="009356AE"/>
    <w:rsid w:val="00940DF0"/>
    <w:rsid w:val="0094292E"/>
    <w:rsid w:val="00943260"/>
    <w:rsid w:val="009468DE"/>
    <w:rsid w:val="0095039F"/>
    <w:rsid w:val="00951E35"/>
    <w:rsid w:val="009530A9"/>
    <w:rsid w:val="009570BA"/>
    <w:rsid w:val="00957859"/>
    <w:rsid w:val="00961FFF"/>
    <w:rsid w:val="0096202D"/>
    <w:rsid w:val="009634B8"/>
    <w:rsid w:val="00963624"/>
    <w:rsid w:val="00963686"/>
    <w:rsid w:val="00963764"/>
    <w:rsid w:val="009637F3"/>
    <w:rsid w:val="00964B0A"/>
    <w:rsid w:val="00965436"/>
    <w:rsid w:val="0096628E"/>
    <w:rsid w:val="00967F02"/>
    <w:rsid w:val="00973E1F"/>
    <w:rsid w:val="00983086"/>
    <w:rsid w:val="009853F6"/>
    <w:rsid w:val="00986048"/>
    <w:rsid w:val="00987C99"/>
    <w:rsid w:val="00990197"/>
    <w:rsid w:val="009906D8"/>
    <w:rsid w:val="00992352"/>
    <w:rsid w:val="00993911"/>
    <w:rsid w:val="0099520F"/>
    <w:rsid w:val="00996658"/>
    <w:rsid w:val="009A11CC"/>
    <w:rsid w:val="009A4A19"/>
    <w:rsid w:val="009A61E0"/>
    <w:rsid w:val="009B0010"/>
    <w:rsid w:val="009B0996"/>
    <w:rsid w:val="009B1610"/>
    <w:rsid w:val="009B55B0"/>
    <w:rsid w:val="009B56A3"/>
    <w:rsid w:val="009B5CF5"/>
    <w:rsid w:val="009B6152"/>
    <w:rsid w:val="009B7A4B"/>
    <w:rsid w:val="009C0928"/>
    <w:rsid w:val="009C381A"/>
    <w:rsid w:val="009C5F2F"/>
    <w:rsid w:val="009C6690"/>
    <w:rsid w:val="009C66B7"/>
    <w:rsid w:val="009C7515"/>
    <w:rsid w:val="009D02F0"/>
    <w:rsid w:val="009D0540"/>
    <w:rsid w:val="009D1BBB"/>
    <w:rsid w:val="009D3AA3"/>
    <w:rsid w:val="009D7B89"/>
    <w:rsid w:val="009E0ADA"/>
    <w:rsid w:val="009E5790"/>
    <w:rsid w:val="009E6859"/>
    <w:rsid w:val="009F039C"/>
    <w:rsid w:val="009F1888"/>
    <w:rsid w:val="009F1B7D"/>
    <w:rsid w:val="009F1C1F"/>
    <w:rsid w:val="009F2770"/>
    <w:rsid w:val="009F3C9C"/>
    <w:rsid w:val="009F4D7D"/>
    <w:rsid w:val="00A002D6"/>
    <w:rsid w:val="00A024B1"/>
    <w:rsid w:val="00A0672A"/>
    <w:rsid w:val="00A076DB"/>
    <w:rsid w:val="00A10CD9"/>
    <w:rsid w:val="00A122BB"/>
    <w:rsid w:val="00A12CD5"/>
    <w:rsid w:val="00A13411"/>
    <w:rsid w:val="00A1381E"/>
    <w:rsid w:val="00A1428C"/>
    <w:rsid w:val="00A15B93"/>
    <w:rsid w:val="00A17933"/>
    <w:rsid w:val="00A2199D"/>
    <w:rsid w:val="00A21D05"/>
    <w:rsid w:val="00A267B4"/>
    <w:rsid w:val="00A303EE"/>
    <w:rsid w:val="00A318D4"/>
    <w:rsid w:val="00A350F2"/>
    <w:rsid w:val="00A350FC"/>
    <w:rsid w:val="00A377DE"/>
    <w:rsid w:val="00A42E5F"/>
    <w:rsid w:val="00A43BFA"/>
    <w:rsid w:val="00A44E3A"/>
    <w:rsid w:val="00A5180E"/>
    <w:rsid w:val="00A531BE"/>
    <w:rsid w:val="00A6300B"/>
    <w:rsid w:val="00A63B6C"/>
    <w:rsid w:val="00A6738B"/>
    <w:rsid w:val="00A706D1"/>
    <w:rsid w:val="00A7084A"/>
    <w:rsid w:val="00A7164D"/>
    <w:rsid w:val="00A7772C"/>
    <w:rsid w:val="00A809F2"/>
    <w:rsid w:val="00A8268B"/>
    <w:rsid w:val="00A84E5C"/>
    <w:rsid w:val="00A86BB8"/>
    <w:rsid w:val="00A91890"/>
    <w:rsid w:val="00A921D1"/>
    <w:rsid w:val="00A966D6"/>
    <w:rsid w:val="00AA2321"/>
    <w:rsid w:val="00AA2808"/>
    <w:rsid w:val="00AB1FA4"/>
    <w:rsid w:val="00AB27C8"/>
    <w:rsid w:val="00AB2E02"/>
    <w:rsid w:val="00AB3221"/>
    <w:rsid w:val="00AB5858"/>
    <w:rsid w:val="00AB6052"/>
    <w:rsid w:val="00AB65F7"/>
    <w:rsid w:val="00AB6FAB"/>
    <w:rsid w:val="00AB70B7"/>
    <w:rsid w:val="00AC1C50"/>
    <w:rsid w:val="00AC44C3"/>
    <w:rsid w:val="00AC4B5F"/>
    <w:rsid w:val="00AC6F86"/>
    <w:rsid w:val="00AC73F6"/>
    <w:rsid w:val="00AD400C"/>
    <w:rsid w:val="00AD4E0E"/>
    <w:rsid w:val="00AD4FAF"/>
    <w:rsid w:val="00AD5C02"/>
    <w:rsid w:val="00AE2382"/>
    <w:rsid w:val="00AE3B28"/>
    <w:rsid w:val="00AE43BE"/>
    <w:rsid w:val="00AE5761"/>
    <w:rsid w:val="00AE58C4"/>
    <w:rsid w:val="00AE728A"/>
    <w:rsid w:val="00AE78DB"/>
    <w:rsid w:val="00AF043D"/>
    <w:rsid w:val="00AF063B"/>
    <w:rsid w:val="00AF06F4"/>
    <w:rsid w:val="00AF1F61"/>
    <w:rsid w:val="00AF4300"/>
    <w:rsid w:val="00AF43A2"/>
    <w:rsid w:val="00AF592A"/>
    <w:rsid w:val="00AF5930"/>
    <w:rsid w:val="00AF5AB2"/>
    <w:rsid w:val="00AF7385"/>
    <w:rsid w:val="00B01825"/>
    <w:rsid w:val="00B0240C"/>
    <w:rsid w:val="00B02DF5"/>
    <w:rsid w:val="00B02E74"/>
    <w:rsid w:val="00B03200"/>
    <w:rsid w:val="00B06472"/>
    <w:rsid w:val="00B06477"/>
    <w:rsid w:val="00B102CF"/>
    <w:rsid w:val="00B10C83"/>
    <w:rsid w:val="00B14FDC"/>
    <w:rsid w:val="00B201AB"/>
    <w:rsid w:val="00B21051"/>
    <w:rsid w:val="00B21095"/>
    <w:rsid w:val="00B2559F"/>
    <w:rsid w:val="00B26B68"/>
    <w:rsid w:val="00B26C0D"/>
    <w:rsid w:val="00B27B7B"/>
    <w:rsid w:val="00B34CF4"/>
    <w:rsid w:val="00B3749B"/>
    <w:rsid w:val="00B40E48"/>
    <w:rsid w:val="00B42246"/>
    <w:rsid w:val="00B45399"/>
    <w:rsid w:val="00B454A0"/>
    <w:rsid w:val="00B47DA5"/>
    <w:rsid w:val="00B519FA"/>
    <w:rsid w:val="00B551BF"/>
    <w:rsid w:val="00B60050"/>
    <w:rsid w:val="00B61D8E"/>
    <w:rsid w:val="00B62694"/>
    <w:rsid w:val="00B62E75"/>
    <w:rsid w:val="00B644BB"/>
    <w:rsid w:val="00B70B6C"/>
    <w:rsid w:val="00B71157"/>
    <w:rsid w:val="00B73251"/>
    <w:rsid w:val="00B732A3"/>
    <w:rsid w:val="00B74F3D"/>
    <w:rsid w:val="00B766F8"/>
    <w:rsid w:val="00B774AC"/>
    <w:rsid w:val="00B80445"/>
    <w:rsid w:val="00B808E5"/>
    <w:rsid w:val="00B81904"/>
    <w:rsid w:val="00B83796"/>
    <w:rsid w:val="00B85526"/>
    <w:rsid w:val="00B8691C"/>
    <w:rsid w:val="00B90232"/>
    <w:rsid w:val="00B92903"/>
    <w:rsid w:val="00B932E1"/>
    <w:rsid w:val="00B93C31"/>
    <w:rsid w:val="00B95BDE"/>
    <w:rsid w:val="00B95DE4"/>
    <w:rsid w:val="00BA3CC4"/>
    <w:rsid w:val="00BA61AA"/>
    <w:rsid w:val="00BB205A"/>
    <w:rsid w:val="00BB45C9"/>
    <w:rsid w:val="00BB550C"/>
    <w:rsid w:val="00BC0F41"/>
    <w:rsid w:val="00BC24D8"/>
    <w:rsid w:val="00BC35E6"/>
    <w:rsid w:val="00BC37A1"/>
    <w:rsid w:val="00BC3B91"/>
    <w:rsid w:val="00BC58B0"/>
    <w:rsid w:val="00BD1D3C"/>
    <w:rsid w:val="00BD1EB4"/>
    <w:rsid w:val="00BD2147"/>
    <w:rsid w:val="00BD63A1"/>
    <w:rsid w:val="00BD73DF"/>
    <w:rsid w:val="00BD7CEE"/>
    <w:rsid w:val="00BE0A98"/>
    <w:rsid w:val="00BE0ED4"/>
    <w:rsid w:val="00BE0F4A"/>
    <w:rsid w:val="00BE1767"/>
    <w:rsid w:val="00BE1D52"/>
    <w:rsid w:val="00BE330F"/>
    <w:rsid w:val="00BE3DF7"/>
    <w:rsid w:val="00BE46ED"/>
    <w:rsid w:val="00BE5E83"/>
    <w:rsid w:val="00BE6E85"/>
    <w:rsid w:val="00BE79D3"/>
    <w:rsid w:val="00BF29E9"/>
    <w:rsid w:val="00BF4DB3"/>
    <w:rsid w:val="00BF505A"/>
    <w:rsid w:val="00BF5121"/>
    <w:rsid w:val="00BF699D"/>
    <w:rsid w:val="00BF7F32"/>
    <w:rsid w:val="00C007D1"/>
    <w:rsid w:val="00C010B1"/>
    <w:rsid w:val="00C01200"/>
    <w:rsid w:val="00C06DE4"/>
    <w:rsid w:val="00C076E7"/>
    <w:rsid w:val="00C1117E"/>
    <w:rsid w:val="00C11DF5"/>
    <w:rsid w:val="00C12DA3"/>
    <w:rsid w:val="00C13A8F"/>
    <w:rsid w:val="00C141FB"/>
    <w:rsid w:val="00C16367"/>
    <w:rsid w:val="00C172C6"/>
    <w:rsid w:val="00C22053"/>
    <w:rsid w:val="00C22B7D"/>
    <w:rsid w:val="00C24BE5"/>
    <w:rsid w:val="00C254D4"/>
    <w:rsid w:val="00C309B4"/>
    <w:rsid w:val="00C33FF9"/>
    <w:rsid w:val="00C40E76"/>
    <w:rsid w:val="00C41732"/>
    <w:rsid w:val="00C41E36"/>
    <w:rsid w:val="00C44B82"/>
    <w:rsid w:val="00C452A1"/>
    <w:rsid w:val="00C50FD8"/>
    <w:rsid w:val="00C51D4A"/>
    <w:rsid w:val="00C54A8F"/>
    <w:rsid w:val="00C54ACA"/>
    <w:rsid w:val="00C55747"/>
    <w:rsid w:val="00C55D4C"/>
    <w:rsid w:val="00C56206"/>
    <w:rsid w:val="00C5654A"/>
    <w:rsid w:val="00C570F9"/>
    <w:rsid w:val="00C6041E"/>
    <w:rsid w:val="00C66CD5"/>
    <w:rsid w:val="00C679E3"/>
    <w:rsid w:val="00C70B14"/>
    <w:rsid w:val="00C743E5"/>
    <w:rsid w:val="00C75919"/>
    <w:rsid w:val="00C767D0"/>
    <w:rsid w:val="00C76AC9"/>
    <w:rsid w:val="00C806F9"/>
    <w:rsid w:val="00C85E56"/>
    <w:rsid w:val="00C87AAD"/>
    <w:rsid w:val="00C90BC4"/>
    <w:rsid w:val="00C91391"/>
    <w:rsid w:val="00C926CE"/>
    <w:rsid w:val="00C96079"/>
    <w:rsid w:val="00C9676D"/>
    <w:rsid w:val="00C97781"/>
    <w:rsid w:val="00CB3BE9"/>
    <w:rsid w:val="00CB680A"/>
    <w:rsid w:val="00CB6FE2"/>
    <w:rsid w:val="00CC0D80"/>
    <w:rsid w:val="00CC404D"/>
    <w:rsid w:val="00CC56AE"/>
    <w:rsid w:val="00CC587D"/>
    <w:rsid w:val="00CC6E55"/>
    <w:rsid w:val="00CC7D23"/>
    <w:rsid w:val="00CD0A2C"/>
    <w:rsid w:val="00CD200A"/>
    <w:rsid w:val="00CD510A"/>
    <w:rsid w:val="00CD6EEA"/>
    <w:rsid w:val="00CD7A01"/>
    <w:rsid w:val="00CE1B37"/>
    <w:rsid w:val="00CE2F64"/>
    <w:rsid w:val="00CE58C0"/>
    <w:rsid w:val="00CE59DA"/>
    <w:rsid w:val="00CE5DF5"/>
    <w:rsid w:val="00CE6381"/>
    <w:rsid w:val="00CE71EF"/>
    <w:rsid w:val="00CF19BE"/>
    <w:rsid w:val="00CF1D4C"/>
    <w:rsid w:val="00CF47F1"/>
    <w:rsid w:val="00CF4D08"/>
    <w:rsid w:val="00CF50CE"/>
    <w:rsid w:val="00CF6E7C"/>
    <w:rsid w:val="00CF7242"/>
    <w:rsid w:val="00D0189D"/>
    <w:rsid w:val="00D0447B"/>
    <w:rsid w:val="00D06FAD"/>
    <w:rsid w:val="00D10A67"/>
    <w:rsid w:val="00D12386"/>
    <w:rsid w:val="00D12971"/>
    <w:rsid w:val="00D12F22"/>
    <w:rsid w:val="00D136B2"/>
    <w:rsid w:val="00D142EF"/>
    <w:rsid w:val="00D14FEF"/>
    <w:rsid w:val="00D16228"/>
    <w:rsid w:val="00D1764B"/>
    <w:rsid w:val="00D17797"/>
    <w:rsid w:val="00D219B9"/>
    <w:rsid w:val="00D221AF"/>
    <w:rsid w:val="00D2238B"/>
    <w:rsid w:val="00D23BA5"/>
    <w:rsid w:val="00D24314"/>
    <w:rsid w:val="00D2475A"/>
    <w:rsid w:val="00D24945"/>
    <w:rsid w:val="00D24CCF"/>
    <w:rsid w:val="00D308CE"/>
    <w:rsid w:val="00D33CE4"/>
    <w:rsid w:val="00D34C73"/>
    <w:rsid w:val="00D355A3"/>
    <w:rsid w:val="00D35705"/>
    <w:rsid w:val="00D36969"/>
    <w:rsid w:val="00D36B3E"/>
    <w:rsid w:val="00D36FA8"/>
    <w:rsid w:val="00D4131C"/>
    <w:rsid w:val="00D418EC"/>
    <w:rsid w:val="00D41E08"/>
    <w:rsid w:val="00D435B4"/>
    <w:rsid w:val="00D445F5"/>
    <w:rsid w:val="00D4595D"/>
    <w:rsid w:val="00D51DF7"/>
    <w:rsid w:val="00D52D74"/>
    <w:rsid w:val="00D53823"/>
    <w:rsid w:val="00D549A6"/>
    <w:rsid w:val="00D6486B"/>
    <w:rsid w:val="00D66E19"/>
    <w:rsid w:val="00D671FC"/>
    <w:rsid w:val="00D7311D"/>
    <w:rsid w:val="00D734E0"/>
    <w:rsid w:val="00D73A9A"/>
    <w:rsid w:val="00D75536"/>
    <w:rsid w:val="00D812C4"/>
    <w:rsid w:val="00D81337"/>
    <w:rsid w:val="00D837C6"/>
    <w:rsid w:val="00D85AE2"/>
    <w:rsid w:val="00D86574"/>
    <w:rsid w:val="00D87D7C"/>
    <w:rsid w:val="00D91073"/>
    <w:rsid w:val="00D91F2A"/>
    <w:rsid w:val="00D94AB2"/>
    <w:rsid w:val="00D95592"/>
    <w:rsid w:val="00D96136"/>
    <w:rsid w:val="00D96F15"/>
    <w:rsid w:val="00D96FE9"/>
    <w:rsid w:val="00D970DB"/>
    <w:rsid w:val="00D97684"/>
    <w:rsid w:val="00D978F4"/>
    <w:rsid w:val="00DA07C8"/>
    <w:rsid w:val="00DA3831"/>
    <w:rsid w:val="00DB0325"/>
    <w:rsid w:val="00DB08E6"/>
    <w:rsid w:val="00DB1431"/>
    <w:rsid w:val="00DB33F2"/>
    <w:rsid w:val="00DB3A94"/>
    <w:rsid w:val="00DB71C0"/>
    <w:rsid w:val="00DC06C8"/>
    <w:rsid w:val="00DC0FA2"/>
    <w:rsid w:val="00DC220A"/>
    <w:rsid w:val="00DC56BF"/>
    <w:rsid w:val="00DC7CF4"/>
    <w:rsid w:val="00DC7D9D"/>
    <w:rsid w:val="00DD0C8A"/>
    <w:rsid w:val="00DD2D46"/>
    <w:rsid w:val="00DD31C8"/>
    <w:rsid w:val="00DD3906"/>
    <w:rsid w:val="00DD6DDA"/>
    <w:rsid w:val="00DD721C"/>
    <w:rsid w:val="00DE0423"/>
    <w:rsid w:val="00DE0AC4"/>
    <w:rsid w:val="00DE0B95"/>
    <w:rsid w:val="00DE18BC"/>
    <w:rsid w:val="00DE268A"/>
    <w:rsid w:val="00DE29DF"/>
    <w:rsid w:val="00DE2A81"/>
    <w:rsid w:val="00DE3CB5"/>
    <w:rsid w:val="00DE7FEF"/>
    <w:rsid w:val="00DF28AC"/>
    <w:rsid w:val="00DF41D5"/>
    <w:rsid w:val="00DF4F3D"/>
    <w:rsid w:val="00DF701E"/>
    <w:rsid w:val="00DF7935"/>
    <w:rsid w:val="00E011D7"/>
    <w:rsid w:val="00E0135F"/>
    <w:rsid w:val="00E02A32"/>
    <w:rsid w:val="00E02D28"/>
    <w:rsid w:val="00E04527"/>
    <w:rsid w:val="00E11076"/>
    <w:rsid w:val="00E129A3"/>
    <w:rsid w:val="00E15C62"/>
    <w:rsid w:val="00E16E97"/>
    <w:rsid w:val="00E20223"/>
    <w:rsid w:val="00E216C1"/>
    <w:rsid w:val="00E218F4"/>
    <w:rsid w:val="00E21EC7"/>
    <w:rsid w:val="00E224CF"/>
    <w:rsid w:val="00E227D2"/>
    <w:rsid w:val="00E22B08"/>
    <w:rsid w:val="00E23439"/>
    <w:rsid w:val="00E262F4"/>
    <w:rsid w:val="00E30942"/>
    <w:rsid w:val="00E32424"/>
    <w:rsid w:val="00E3368F"/>
    <w:rsid w:val="00E33925"/>
    <w:rsid w:val="00E356AF"/>
    <w:rsid w:val="00E35DB6"/>
    <w:rsid w:val="00E37111"/>
    <w:rsid w:val="00E4058C"/>
    <w:rsid w:val="00E40CA9"/>
    <w:rsid w:val="00E420D6"/>
    <w:rsid w:val="00E43522"/>
    <w:rsid w:val="00E467B4"/>
    <w:rsid w:val="00E47644"/>
    <w:rsid w:val="00E51358"/>
    <w:rsid w:val="00E52DE6"/>
    <w:rsid w:val="00E53125"/>
    <w:rsid w:val="00E54B2C"/>
    <w:rsid w:val="00E55356"/>
    <w:rsid w:val="00E5542D"/>
    <w:rsid w:val="00E57490"/>
    <w:rsid w:val="00E57847"/>
    <w:rsid w:val="00E6170D"/>
    <w:rsid w:val="00E66919"/>
    <w:rsid w:val="00E66D30"/>
    <w:rsid w:val="00E67272"/>
    <w:rsid w:val="00E7038B"/>
    <w:rsid w:val="00E71D1E"/>
    <w:rsid w:val="00E72907"/>
    <w:rsid w:val="00E72E81"/>
    <w:rsid w:val="00E7415D"/>
    <w:rsid w:val="00E76361"/>
    <w:rsid w:val="00E76B8F"/>
    <w:rsid w:val="00E77661"/>
    <w:rsid w:val="00E80FA0"/>
    <w:rsid w:val="00E81ECB"/>
    <w:rsid w:val="00E8379B"/>
    <w:rsid w:val="00E83FE8"/>
    <w:rsid w:val="00E84DEE"/>
    <w:rsid w:val="00E8697F"/>
    <w:rsid w:val="00E900BC"/>
    <w:rsid w:val="00E91BE3"/>
    <w:rsid w:val="00E9478C"/>
    <w:rsid w:val="00E94F26"/>
    <w:rsid w:val="00E971E0"/>
    <w:rsid w:val="00E976C2"/>
    <w:rsid w:val="00E97A01"/>
    <w:rsid w:val="00E97D42"/>
    <w:rsid w:val="00EA2098"/>
    <w:rsid w:val="00EA2B89"/>
    <w:rsid w:val="00EA337F"/>
    <w:rsid w:val="00EA48D8"/>
    <w:rsid w:val="00EA6DCF"/>
    <w:rsid w:val="00EA76BA"/>
    <w:rsid w:val="00EA7AF5"/>
    <w:rsid w:val="00EA7EE1"/>
    <w:rsid w:val="00EB0422"/>
    <w:rsid w:val="00EB1347"/>
    <w:rsid w:val="00EB1FDB"/>
    <w:rsid w:val="00EB2AF0"/>
    <w:rsid w:val="00EB313D"/>
    <w:rsid w:val="00EB323D"/>
    <w:rsid w:val="00EB412D"/>
    <w:rsid w:val="00EB415B"/>
    <w:rsid w:val="00EB5DAF"/>
    <w:rsid w:val="00EC2F71"/>
    <w:rsid w:val="00ED00C5"/>
    <w:rsid w:val="00ED42E6"/>
    <w:rsid w:val="00ED7A46"/>
    <w:rsid w:val="00EE03CC"/>
    <w:rsid w:val="00EE2CF0"/>
    <w:rsid w:val="00EE4D68"/>
    <w:rsid w:val="00EE4ECF"/>
    <w:rsid w:val="00EE5DA7"/>
    <w:rsid w:val="00EE668D"/>
    <w:rsid w:val="00EE6DD5"/>
    <w:rsid w:val="00EE70AF"/>
    <w:rsid w:val="00EF00DE"/>
    <w:rsid w:val="00EF09DB"/>
    <w:rsid w:val="00EF2917"/>
    <w:rsid w:val="00EF2E72"/>
    <w:rsid w:val="00EF334D"/>
    <w:rsid w:val="00EF33C6"/>
    <w:rsid w:val="00EF39EA"/>
    <w:rsid w:val="00EF3C0D"/>
    <w:rsid w:val="00EF43C4"/>
    <w:rsid w:val="00EF4EEA"/>
    <w:rsid w:val="00EF56E8"/>
    <w:rsid w:val="00EF73B8"/>
    <w:rsid w:val="00EF7C3C"/>
    <w:rsid w:val="00EF7EAB"/>
    <w:rsid w:val="00F00844"/>
    <w:rsid w:val="00F00D69"/>
    <w:rsid w:val="00F03F16"/>
    <w:rsid w:val="00F04168"/>
    <w:rsid w:val="00F0437C"/>
    <w:rsid w:val="00F0478B"/>
    <w:rsid w:val="00F06D72"/>
    <w:rsid w:val="00F11C97"/>
    <w:rsid w:val="00F121FD"/>
    <w:rsid w:val="00F132F5"/>
    <w:rsid w:val="00F140A8"/>
    <w:rsid w:val="00F15AA7"/>
    <w:rsid w:val="00F16037"/>
    <w:rsid w:val="00F16E09"/>
    <w:rsid w:val="00F17695"/>
    <w:rsid w:val="00F21230"/>
    <w:rsid w:val="00F21DD1"/>
    <w:rsid w:val="00F22484"/>
    <w:rsid w:val="00F2325E"/>
    <w:rsid w:val="00F2484D"/>
    <w:rsid w:val="00F25421"/>
    <w:rsid w:val="00F303FD"/>
    <w:rsid w:val="00F305EE"/>
    <w:rsid w:val="00F30B18"/>
    <w:rsid w:val="00F31801"/>
    <w:rsid w:val="00F31C5F"/>
    <w:rsid w:val="00F32569"/>
    <w:rsid w:val="00F32943"/>
    <w:rsid w:val="00F33D92"/>
    <w:rsid w:val="00F3405E"/>
    <w:rsid w:val="00F3429D"/>
    <w:rsid w:val="00F359BE"/>
    <w:rsid w:val="00F37495"/>
    <w:rsid w:val="00F4138E"/>
    <w:rsid w:val="00F414D2"/>
    <w:rsid w:val="00F417D8"/>
    <w:rsid w:val="00F41DDB"/>
    <w:rsid w:val="00F42950"/>
    <w:rsid w:val="00F449F4"/>
    <w:rsid w:val="00F44BB5"/>
    <w:rsid w:val="00F45A6C"/>
    <w:rsid w:val="00F46B1D"/>
    <w:rsid w:val="00F5116A"/>
    <w:rsid w:val="00F555CE"/>
    <w:rsid w:val="00F57880"/>
    <w:rsid w:val="00F57E23"/>
    <w:rsid w:val="00F604F8"/>
    <w:rsid w:val="00F611CA"/>
    <w:rsid w:val="00F619FC"/>
    <w:rsid w:val="00F634CD"/>
    <w:rsid w:val="00F64618"/>
    <w:rsid w:val="00F6654D"/>
    <w:rsid w:val="00F7094E"/>
    <w:rsid w:val="00F715D1"/>
    <w:rsid w:val="00F71BCE"/>
    <w:rsid w:val="00F71F53"/>
    <w:rsid w:val="00F72214"/>
    <w:rsid w:val="00F73888"/>
    <w:rsid w:val="00F76654"/>
    <w:rsid w:val="00F832B2"/>
    <w:rsid w:val="00F834DC"/>
    <w:rsid w:val="00F842B5"/>
    <w:rsid w:val="00F846F4"/>
    <w:rsid w:val="00F85345"/>
    <w:rsid w:val="00F85D0B"/>
    <w:rsid w:val="00F8619C"/>
    <w:rsid w:val="00F87FB8"/>
    <w:rsid w:val="00F945C1"/>
    <w:rsid w:val="00F94F24"/>
    <w:rsid w:val="00F950C2"/>
    <w:rsid w:val="00F962E8"/>
    <w:rsid w:val="00FA2A3C"/>
    <w:rsid w:val="00FA62CC"/>
    <w:rsid w:val="00FA6322"/>
    <w:rsid w:val="00FA7222"/>
    <w:rsid w:val="00FB0CE5"/>
    <w:rsid w:val="00FB15A4"/>
    <w:rsid w:val="00FB5463"/>
    <w:rsid w:val="00FB6074"/>
    <w:rsid w:val="00FB7C03"/>
    <w:rsid w:val="00FC3260"/>
    <w:rsid w:val="00FC7568"/>
    <w:rsid w:val="00FD0B8A"/>
    <w:rsid w:val="00FD5E20"/>
    <w:rsid w:val="00FD7D31"/>
    <w:rsid w:val="00FE0018"/>
    <w:rsid w:val="00FE01EC"/>
    <w:rsid w:val="00FE042B"/>
    <w:rsid w:val="00FE3A85"/>
    <w:rsid w:val="00FE47F4"/>
    <w:rsid w:val="00FE5303"/>
    <w:rsid w:val="00FE75D6"/>
    <w:rsid w:val="00FF05E7"/>
    <w:rsid w:val="00FF33D3"/>
    <w:rsid w:val="00FF3885"/>
    <w:rsid w:val="00FF57A1"/>
    <w:rsid w:val="00FF5A12"/>
    <w:rsid w:val="00FF7E11"/>
    <w:rsid w:val="00FF7FF6"/>
    <w:rsid w:val="014D0219"/>
    <w:rsid w:val="01BA3F78"/>
    <w:rsid w:val="02F5B29A"/>
    <w:rsid w:val="0358B686"/>
    <w:rsid w:val="03DF68E2"/>
    <w:rsid w:val="04CBB9D6"/>
    <w:rsid w:val="061795B0"/>
    <w:rsid w:val="071114CF"/>
    <w:rsid w:val="0732DD58"/>
    <w:rsid w:val="07D07441"/>
    <w:rsid w:val="08488D0D"/>
    <w:rsid w:val="096CC4DB"/>
    <w:rsid w:val="09EB95F3"/>
    <w:rsid w:val="0ADD3D80"/>
    <w:rsid w:val="0BC432E4"/>
    <w:rsid w:val="0BD377BE"/>
    <w:rsid w:val="0DE86BBD"/>
    <w:rsid w:val="0E453D6E"/>
    <w:rsid w:val="0FB2AFF4"/>
    <w:rsid w:val="0FD2C34C"/>
    <w:rsid w:val="10A8A9C4"/>
    <w:rsid w:val="10EC2BE6"/>
    <w:rsid w:val="10F4A455"/>
    <w:rsid w:val="11CBCDD6"/>
    <w:rsid w:val="120ED8F7"/>
    <w:rsid w:val="128D8802"/>
    <w:rsid w:val="134C0890"/>
    <w:rsid w:val="134C6AE2"/>
    <w:rsid w:val="13F2103E"/>
    <w:rsid w:val="140CBE2A"/>
    <w:rsid w:val="154B03FC"/>
    <w:rsid w:val="1557668F"/>
    <w:rsid w:val="1585F5C3"/>
    <w:rsid w:val="16A2F97B"/>
    <w:rsid w:val="171D6851"/>
    <w:rsid w:val="175FF9EF"/>
    <w:rsid w:val="177D0325"/>
    <w:rsid w:val="17B619F7"/>
    <w:rsid w:val="17E13DE7"/>
    <w:rsid w:val="18ADF539"/>
    <w:rsid w:val="1A78EE7F"/>
    <w:rsid w:val="1B6D90CA"/>
    <w:rsid w:val="1BE6CB10"/>
    <w:rsid w:val="1C2E79AF"/>
    <w:rsid w:val="1C36F271"/>
    <w:rsid w:val="1C805013"/>
    <w:rsid w:val="1CC1E0FD"/>
    <w:rsid w:val="1D01C584"/>
    <w:rsid w:val="1DDE393A"/>
    <w:rsid w:val="1E4E534A"/>
    <w:rsid w:val="1E9C43F1"/>
    <w:rsid w:val="1EECFABF"/>
    <w:rsid w:val="1EF38AAE"/>
    <w:rsid w:val="1F6337E7"/>
    <w:rsid w:val="214B48B2"/>
    <w:rsid w:val="2186C628"/>
    <w:rsid w:val="2318E79B"/>
    <w:rsid w:val="23262213"/>
    <w:rsid w:val="235AADD5"/>
    <w:rsid w:val="23670BD5"/>
    <w:rsid w:val="239B4300"/>
    <w:rsid w:val="23D2E57B"/>
    <w:rsid w:val="23F90F6B"/>
    <w:rsid w:val="2466963C"/>
    <w:rsid w:val="24E770F5"/>
    <w:rsid w:val="25F2225D"/>
    <w:rsid w:val="261D9A3F"/>
    <w:rsid w:val="265D63BF"/>
    <w:rsid w:val="271DCACA"/>
    <w:rsid w:val="2734EA69"/>
    <w:rsid w:val="28448BF5"/>
    <w:rsid w:val="29D4D0E8"/>
    <w:rsid w:val="2B6FB62D"/>
    <w:rsid w:val="2C0232B0"/>
    <w:rsid w:val="2C1B0CF4"/>
    <w:rsid w:val="2C85A77F"/>
    <w:rsid w:val="2CB4478D"/>
    <w:rsid w:val="2CCF9FBF"/>
    <w:rsid w:val="2CED8AC8"/>
    <w:rsid w:val="2D922A81"/>
    <w:rsid w:val="2D98AE82"/>
    <w:rsid w:val="2DCD9DFD"/>
    <w:rsid w:val="2E3D8446"/>
    <w:rsid w:val="2E8B8A18"/>
    <w:rsid w:val="2EF17BBB"/>
    <w:rsid w:val="2F917294"/>
    <w:rsid w:val="30A16965"/>
    <w:rsid w:val="30AD2B8A"/>
    <w:rsid w:val="3120CE24"/>
    <w:rsid w:val="31643859"/>
    <w:rsid w:val="3179246F"/>
    <w:rsid w:val="31F9B822"/>
    <w:rsid w:val="3304BC97"/>
    <w:rsid w:val="332CAD89"/>
    <w:rsid w:val="33F805EC"/>
    <w:rsid w:val="358E66DE"/>
    <w:rsid w:val="35FB2AE6"/>
    <w:rsid w:val="3669A529"/>
    <w:rsid w:val="369F261B"/>
    <w:rsid w:val="36ADD5F1"/>
    <w:rsid w:val="36E521CE"/>
    <w:rsid w:val="3768612C"/>
    <w:rsid w:val="38356A3C"/>
    <w:rsid w:val="38FCB550"/>
    <w:rsid w:val="390293E6"/>
    <w:rsid w:val="396C364A"/>
    <w:rsid w:val="39A22F17"/>
    <w:rsid w:val="39B251F9"/>
    <w:rsid w:val="39D8C621"/>
    <w:rsid w:val="3A403433"/>
    <w:rsid w:val="3A9CCF70"/>
    <w:rsid w:val="3AF84C50"/>
    <w:rsid w:val="3B1352EE"/>
    <w:rsid w:val="3B9BFAB1"/>
    <w:rsid w:val="3D15D186"/>
    <w:rsid w:val="3D810118"/>
    <w:rsid w:val="4003EA0E"/>
    <w:rsid w:val="418639B9"/>
    <w:rsid w:val="42595695"/>
    <w:rsid w:val="439D1A70"/>
    <w:rsid w:val="43FABF6D"/>
    <w:rsid w:val="454A7EA0"/>
    <w:rsid w:val="454FB054"/>
    <w:rsid w:val="458D31B9"/>
    <w:rsid w:val="471C6BA5"/>
    <w:rsid w:val="47288630"/>
    <w:rsid w:val="47E7E9FF"/>
    <w:rsid w:val="48F63FDF"/>
    <w:rsid w:val="4978BE55"/>
    <w:rsid w:val="498BDAE4"/>
    <w:rsid w:val="49D7B8EA"/>
    <w:rsid w:val="4AF7B365"/>
    <w:rsid w:val="4B945BE1"/>
    <w:rsid w:val="4BAAAC60"/>
    <w:rsid w:val="4C7EDAC2"/>
    <w:rsid w:val="4CC90CF5"/>
    <w:rsid w:val="4CF83822"/>
    <w:rsid w:val="4D79B538"/>
    <w:rsid w:val="4DE2A29B"/>
    <w:rsid w:val="4DFEABDC"/>
    <w:rsid w:val="4E14B536"/>
    <w:rsid w:val="4E2F5E5D"/>
    <w:rsid w:val="4E89C602"/>
    <w:rsid w:val="4F577240"/>
    <w:rsid w:val="4F8EAD71"/>
    <w:rsid w:val="5049A36F"/>
    <w:rsid w:val="510F832D"/>
    <w:rsid w:val="51A2AA04"/>
    <w:rsid w:val="51FF9481"/>
    <w:rsid w:val="5229C53A"/>
    <w:rsid w:val="52B053DD"/>
    <w:rsid w:val="52CB013A"/>
    <w:rsid w:val="52E1925E"/>
    <w:rsid w:val="53CD2507"/>
    <w:rsid w:val="53EFAE76"/>
    <w:rsid w:val="548F3BD9"/>
    <w:rsid w:val="54927F6C"/>
    <w:rsid w:val="54EE4EC7"/>
    <w:rsid w:val="550B1B4C"/>
    <w:rsid w:val="554A8D50"/>
    <w:rsid w:val="556D4815"/>
    <w:rsid w:val="5576196F"/>
    <w:rsid w:val="55998E57"/>
    <w:rsid w:val="570E1590"/>
    <w:rsid w:val="582B319E"/>
    <w:rsid w:val="589B8753"/>
    <w:rsid w:val="5A077808"/>
    <w:rsid w:val="5A99E049"/>
    <w:rsid w:val="5AB42A70"/>
    <w:rsid w:val="5BB4A78B"/>
    <w:rsid w:val="5BD7EB19"/>
    <w:rsid w:val="5BF8CCCE"/>
    <w:rsid w:val="5BFBCC74"/>
    <w:rsid w:val="5C0724B3"/>
    <w:rsid w:val="5D3A4F2A"/>
    <w:rsid w:val="5F56320A"/>
    <w:rsid w:val="5F6A4131"/>
    <w:rsid w:val="5F7AB0A8"/>
    <w:rsid w:val="5FC0C147"/>
    <w:rsid w:val="600AECB9"/>
    <w:rsid w:val="6024C2EF"/>
    <w:rsid w:val="6058F0A7"/>
    <w:rsid w:val="60A27700"/>
    <w:rsid w:val="60B331C3"/>
    <w:rsid w:val="60FFF953"/>
    <w:rsid w:val="616A6FBD"/>
    <w:rsid w:val="6204E59C"/>
    <w:rsid w:val="6346BD96"/>
    <w:rsid w:val="64C9FEC2"/>
    <w:rsid w:val="64D1CE04"/>
    <w:rsid w:val="64D55F72"/>
    <w:rsid w:val="66FC49E3"/>
    <w:rsid w:val="6947EA0C"/>
    <w:rsid w:val="694FD0C4"/>
    <w:rsid w:val="6989FA6A"/>
    <w:rsid w:val="698F6D7F"/>
    <w:rsid w:val="69A225B5"/>
    <w:rsid w:val="6A1538F8"/>
    <w:rsid w:val="6A431D5A"/>
    <w:rsid w:val="6A640083"/>
    <w:rsid w:val="6A792507"/>
    <w:rsid w:val="6B2A8208"/>
    <w:rsid w:val="6B368F2D"/>
    <w:rsid w:val="6B437E5A"/>
    <w:rsid w:val="6B7FFD78"/>
    <w:rsid w:val="6D1436BF"/>
    <w:rsid w:val="6DC01791"/>
    <w:rsid w:val="6E1DD265"/>
    <w:rsid w:val="6E2C6E97"/>
    <w:rsid w:val="6E646EC1"/>
    <w:rsid w:val="6EB846FC"/>
    <w:rsid w:val="6ED40353"/>
    <w:rsid w:val="6ED915A5"/>
    <w:rsid w:val="7006CB64"/>
    <w:rsid w:val="705C1774"/>
    <w:rsid w:val="70A520D7"/>
    <w:rsid w:val="72D97A83"/>
    <w:rsid w:val="73721C9A"/>
    <w:rsid w:val="739AE980"/>
    <w:rsid w:val="73A1DD56"/>
    <w:rsid w:val="7455CDCD"/>
    <w:rsid w:val="745C2053"/>
    <w:rsid w:val="74A7D175"/>
    <w:rsid w:val="74FCAAA9"/>
    <w:rsid w:val="75A82CDE"/>
    <w:rsid w:val="75E0207C"/>
    <w:rsid w:val="76C5855C"/>
    <w:rsid w:val="77159F42"/>
    <w:rsid w:val="775F1F28"/>
    <w:rsid w:val="77E656F1"/>
    <w:rsid w:val="77EA9B0D"/>
    <w:rsid w:val="7820100D"/>
    <w:rsid w:val="7860084E"/>
    <w:rsid w:val="790DD87A"/>
    <w:rsid w:val="797EFCA5"/>
    <w:rsid w:val="79E737DE"/>
    <w:rsid w:val="79EF793C"/>
    <w:rsid w:val="7A792299"/>
    <w:rsid w:val="7B0545A0"/>
    <w:rsid w:val="7B3DC904"/>
    <w:rsid w:val="7B461203"/>
    <w:rsid w:val="7B722FB3"/>
    <w:rsid w:val="7C3E6FB2"/>
    <w:rsid w:val="7CA8982B"/>
    <w:rsid w:val="7D1B6E55"/>
    <w:rsid w:val="7D841226"/>
    <w:rsid w:val="7E738C49"/>
    <w:rsid w:val="7EB1E3E1"/>
    <w:rsid w:val="7ED498AF"/>
    <w:rsid w:val="7FB8BA0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F6ACF"/>
  <w15:chartTrackingRefBased/>
  <w15:docId w15:val="{8EFFFA59-015B-4CAA-9ADD-5651C4FE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F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6F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6F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F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F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6F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6F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F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F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FE9"/>
    <w:rPr>
      <w:rFonts w:eastAsiaTheme="majorEastAsia" w:cstheme="majorBidi"/>
      <w:color w:val="272727" w:themeColor="text1" w:themeTint="D8"/>
    </w:rPr>
  </w:style>
  <w:style w:type="paragraph" w:styleId="Title">
    <w:name w:val="Title"/>
    <w:basedOn w:val="Normal"/>
    <w:next w:val="Normal"/>
    <w:link w:val="TitleChar"/>
    <w:uiPriority w:val="10"/>
    <w:qFormat/>
    <w:rsid w:val="00D96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FE9"/>
    <w:pPr>
      <w:spacing w:before="160"/>
      <w:jc w:val="center"/>
    </w:pPr>
    <w:rPr>
      <w:i/>
      <w:iCs/>
      <w:color w:val="404040" w:themeColor="text1" w:themeTint="BF"/>
    </w:rPr>
  </w:style>
  <w:style w:type="character" w:customStyle="1" w:styleId="QuoteChar">
    <w:name w:val="Quote Char"/>
    <w:basedOn w:val="DefaultParagraphFont"/>
    <w:link w:val="Quote"/>
    <w:uiPriority w:val="29"/>
    <w:rsid w:val="00D96FE9"/>
    <w:rPr>
      <w:i/>
      <w:iCs/>
      <w:color w:val="404040" w:themeColor="text1" w:themeTint="BF"/>
    </w:rPr>
  </w:style>
  <w:style w:type="paragraph" w:styleId="ListParagraph">
    <w:name w:val="List Paragraph"/>
    <w:basedOn w:val="Normal"/>
    <w:uiPriority w:val="34"/>
    <w:qFormat/>
    <w:rsid w:val="00D96FE9"/>
    <w:pPr>
      <w:ind w:left="720"/>
      <w:contextualSpacing/>
    </w:pPr>
  </w:style>
  <w:style w:type="character" w:styleId="IntenseEmphasis">
    <w:name w:val="Intense Emphasis"/>
    <w:basedOn w:val="DefaultParagraphFont"/>
    <w:uiPriority w:val="21"/>
    <w:qFormat/>
    <w:rsid w:val="00D96FE9"/>
    <w:rPr>
      <w:i/>
      <w:iCs/>
      <w:color w:val="2F5496" w:themeColor="accent1" w:themeShade="BF"/>
    </w:rPr>
  </w:style>
  <w:style w:type="paragraph" w:styleId="IntenseQuote">
    <w:name w:val="Intense Quote"/>
    <w:basedOn w:val="Normal"/>
    <w:next w:val="Normal"/>
    <w:link w:val="IntenseQuoteChar"/>
    <w:uiPriority w:val="30"/>
    <w:qFormat/>
    <w:rsid w:val="00D96F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FE9"/>
    <w:rPr>
      <w:i/>
      <w:iCs/>
      <w:color w:val="2F5496" w:themeColor="accent1" w:themeShade="BF"/>
    </w:rPr>
  </w:style>
  <w:style w:type="character" w:styleId="IntenseReference">
    <w:name w:val="Intense Reference"/>
    <w:basedOn w:val="DefaultParagraphFont"/>
    <w:uiPriority w:val="32"/>
    <w:qFormat/>
    <w:rsid w:val="00D96FE9"/>
    <w:rPr>
      <w:b/>
      <w:bCs/>
      <w:smallCaps/>
      <w:color w:val="2F5496" w:themeColor="accent1" w:themeShade="BF"/>
      <w:spacing w:val="5"/>
    </w:rPr>
  </w:style>
  <w:style w:type="paragraph" w:customStyle="1" w:styleId="paragraph">
    <w:name w:val="paragraph"/>
    <w:basedOn w:val="Normal"/>
    <w:rsid w:val="00D96FE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D96FE9"/>
  </w:style>
  <w:style w:type="character" w:customStyle="1" w:styleId="eop">
    <w:name w:val="eop"/>
    <w:basedOn w:val="DefaultParagraphFont"/>
    <w:rsid w:val="00D96FE9"/>
  </w:style>
  <w:style w:type="character" w:customStyle="1" w:styleId="wacimagecontainer">
    <w:name w:val="wacimagecontainer"/>
    <w:basedOn w:val="DefaultParagraphFont"/>
    <w:rsid w:val="00D96FE9"/>
  </w:style>
  <w:style w:type="character" w:customStyle="1" w:styleId="superscript">
    <w:name w:val="superscript"/>
    <w:basedOn w:val="DefaultParagraphFont"/>
    <w:rsid w:val="00D96FE9"/>
  </w:style>
  <w:style w:type="character" w:styleId="Hyperlink">
    <w:name w:val="Hyperlink"/>
    <w:basedOn w:val="DefaultParagraphFont"/>
    <w:uiPriority w:val="99"/>
    <w:unhideWhenUsed/>
    <w:rsid w:val="006D5954"/>
    <w:rPr>
      <w:color w:val="0563C1" w:themeColor="hyperlink"/>
      <w:u w:val="single"/>
    </w:rPr>
  </w:style>
  <w:style w:type="character" w:styleId="UnresolvedMention">
    <w:name w:val="Unresolved Mention"/>
    <w:basedOn w:val="DefaultParagraphFont"/>
    <w:uiPriority w:val="99"/>
    <w:semiHidden/>
    <w:unhideWhenUsed/>
    <w:rsid w:val="006D5954"/>
    <w:rPr>
      <w:color w:val="605E5C"/>
      <w:shd w:val="clear" w:color="auto" w:fill="E1DFDD"/>
    </w:rPr>
  </w:style>
  <w:style w:type="character" w:styleId="CommentReference">
    <w:name w:val="annotation reference"/>
    <w:basedOn w:val="DefaultParagraphFont"/>
    <w:uiPriority w:val="99"/>
    <w:semiHidden/>
    <w:unhideWhenUsed/>
    <w:rsid w:val="00662F18"/>
    <w:rPr>
      <w:sz w:val="16"/>
      <w:szCs w:val="16"/>
    </w:rPr>
  </w:style>
  <w:style w:type="paragraph" w:styleId="CommentText">
    <w:name w:val="annotation text"/>
    <w:basedOn w:val="Normal"/>
    <w:link w:val="CommentTextChar"/>
    <w:uiPriority w:val="99"/>
    <w:unhideWhenUsed/>
    <w:rsid w:val="00662F18"/>
    <w:pPr>
      <w:spacing w:line="240" w:lineRule="auto"/>
    </w:pPr>
    <w:rPr>
      <w:sz w:val="20"/>
      <w:szCs w:val="20"/>
    </w:rPr>
  </w:style>
  <w:style w:type="character" w:customStyle="1" w:styleId="CommentTextChar">
    <w:name w:val="Comment Text Char"/>
    <w:basedOn w:val="DefaultParagraphFont"/>
    <w:link w:val="CommentText"/>
    <w:uiPriority w:val="99"/>
    <w:rsid w:val="00662F18"/>
    <w:rPr>
      <w:sz w:val="20"/>
      <w:szCs w:val="20"/>
    </w:rPr>
  </w:style>
  <w:style w:type="paragraph" w:styleId="CommentSubject">
    <w:name w:val="annotation subject"/>
    <w:basedOn w:val="CommentText"/>
    <w:next w:val="CommentText"/>
    <w:link w:val="CommentSubjectChar"/>
    <w:uiPriority w:val="99"/>
    <w:semiHidden/>
    <w:unhideWhenUsed/>
    <w:rsid w:val="00662F18"/>
    <w:rPr>
      <w:b/>
      <w:bCs/>
    </w:rPr>
  </w:style>
  <w:style w:type="character" w:customStyle="1" w:styleId="CommentSubjectChar">
    <w:name w:val="Comment Subject Char"/>
    <w:basedOn w:val="CommentTextChar"/>
    <w:link w:val="CommentSubject"/>
    <w:uiPriority w:val="99"/>
    <w:semiHidden/>
    <w:rsid w:val="00662F18"/>
    <w:rPr>
      <w:b/>
      <w:bCs/>
      <w:sz w:val="20"/>
      <w:szCs w:val="20"/>
    </w:rPr>
  </w:style>
  <w:style w:type="paragraph" w:styleId="TOCHeading">
    <w:name w:val="TOC Heading"/>
    <w:basedOn w:val="Heading1"/>
    <w:next w:val="Normal"/>
    <w:uiPriority w:val="39"/>
    <w:unhideWhenUsed/>
    <w:qFormat/>
    <w:rsid w:val="0092349A"/>
    <w:pPr>
      <w:spacing w:before="240" w:after="0"/>
      <w:outlineLvl w:val="9"/>
    </w:pPr>
    <w:rPr>
      <w:kern w:val="0"/>
      <w:sz w:val="32"/>
      <w:szCs w:val="32"/>
      <w:lang w:val="en-US"/>
      <w14:ligatures w14:val="none"/>
    </w:rPr>
  </w:style>
  <w:style w:type="paragraph" w:styleId="Bibliography">
    <w:name w:val="Bibliography"/>
    <w:basedOn w:val="Normal"/>
    <w:next w:val="Normal"/>
    <w:uiPriority w:val="37"/>
    <w:unhideWhenUsed/>
    <w:rsid w:val="00934A44"/>
  </w:style>
  <w:style w:type="paragraph" w:styleId="TOC1">
    <w:name w:val="toc 1"/>
    <w:basedOn w:val="Normal"/>
    <w:next w:val="Normal"/>
    <w:autoRedefine/>
    <w:uiPriority w:val="39"/>
    <w:unhideWhenUsed/>
    <w:rsid w:val="00934A44"/>
    <w:pPr>
      <w:spacing w:after="100"/>
    </w:pPr>
  </w:style>
  <w:style w:type="paragraph" w:styleId="TOC2">
    <w:name w:val="toc 2"/>
    <w:basedOn w:val="Normal"/>
    <w:next w:val="Normal"/>
    <w:autoRedefine/>
    <w:uiPriority w:val="39"/>
    <w:unhideWhenUsed/>
    <w:rsid w:val="00934A44"/>
    <w:pPr>
      <w:spacing w:after="100"/>
      <w:ind w:left="220"/>
    </w:pPr>
  </w:style>
  <w:style w:type="paragraph" w:styleId="FootnoteText">
    <w:name w:val="footnote text"/>
    <w:basedOn w:val="Normal"/>
    <w:link w:val="FootnoteTextChar"/>
    <w:uiPriority w:val="99"/>
    <w:semiHidden/>
    <w:unhideWhenUsed/>
    <w:rsid w:val="00934A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4A44"/>
    <w:rPr>
      <w:sz w:val="20"/>
      <w:szCs w:val="20"/>
    </w:rPr>
  </w:style>
  <w:style w:type="character" w:styleId="FootnoteReference">
    <w:name w:val="footnote reference"/>
    <w:basedOn w:val="DefaultParagraphFont"/>
    <w:uiPriority w:val="99"/>
    <w:semiHidden/>
    <w:unhideWhenUsed/>
    <w:rsid w:val="00934A44"/>
    <w:rPr>
      <w:vertAlign w:val="superscript"/>
    </w:rPr>
  </w:style>
  <w:style w:type="paragraph" w:styleId="Revision">
    <w:name w:val="Revision"/>
    <w:hidden/>
    <w:uiPriority w:val="99"/>
    <w:semiHidden/>
    <w:rsid w:val="00FE75D6"/>
    <w:pPr>
      <w:spacing w:after="0" w:line="240" w:lineRule="auto"/>
    </w:pPr>
  </w:style>
  <w:style w:type="paragraph" w:styleId="Header">
    <w:name w:val="header"/>
    <w:basedOn w:val="Normal"/>
    <w:link w:val="HeaderChar"/>
    <w:uiPriority w:val="99"/>
    <w:semiHidden/>
    <w:unhideWhenUsed/>
    <w:rsid w:val="000A236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E4ECF"/>
  </w:style>
  <w:style w:type="paragraph" w:styleId="Footer">
    <w:name w:val="footer"/>
    <w:basedOn w:val="Normal"/>
    <w:link w:val="FooterChar"/>
    <w:uiPriority w:val="99"/>
    <w:semiHidden/>
    <w:unhideWhenUsed/>
    <w:rsid w:val="000A236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E4ECF"/>
  </w:style>
  <w:style w:type="character" w:styleId="PlaceholderText">
    <w:name w:val="Placeholder Text"/>
    <w:basedOn w:val="DefaultParagraphFont"/>
    <w:uiPriority w:val="99"/>
    <w:semiHidden/>
    <w:rsid w:val="00965436"/>
    <w:rPr>
      <w:color w:val="666666"/>
    </w:rPr>
  </w:style>
  <w:style w:type="table" w:styleId="TableGrid">
    <w:name w:val="Table Grid"/>
    <w:basedOn w:val="TableNormal"/>
    <w:uiPriority w:val="39"/>
    <w:rsid w:val="007F3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56AE"/>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4D53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798">
      <w:bodyDiv w:val="1"/>
      <w:marLeft w:val="0"/>
      <w:marRight w:val="0"/>
      <w:marTop w:val="0"/>
      <w:marBottom w:val="0"/>
      <w:divBdr>
        <w:top w:val="none" w:sz="0" w:space="0" w:color="auto"/>
        <w:left w:val="none" w:sz="0" w:space="0" w:color="auto"/>
        <w:bottom w:val="none" w:sz="0" w:space="0" w:color="auto"/>
        <w:right w:val="none" w:sz="0" w:space="0" w:color="auto"/>
      </w:divBdr>
    </w:div>
    <w:div w:id="35349672">
      <w:bodyDiv w:val="1"/>
      <w:marLeft w:val="0"/>
      <w:marRight w:val="0"/>
      <w:marTop w:val="0"/>
      <w:marBottom w:val="0"/>
      <w:divBdr>
        <w:top w:val="none" w:sz="0" w:space="0" w:color="auto"/>
        <w:left w:val="none" w:sz="0" w:space="0" w:color="auto"/>
        <w:bottom w:val="none" w:sz="0" w:space="0" w:color="auto"/>
        <w:right w:val="none" w:sz="0" w:space="0" w:color="auto"/>
      </w:divBdr>
    </w:div>
    <w:div w:id="68500919">
      <w:bodyDiv w:val="1"/>
      <w:marLeft w:val="0"/>
      <w:marRight w:val="0"/>
      <w:marTop w:val="0"/>
      <w:marBottom w:val="0"/>
      <w:divBdr>
        <w:top w:val="none" w:sz="0" w:space="0" w:color="auto"/>
        <w:left w:val="none" w:sz="0" w:space="0" w:color="auto"/>
        <w:bottom w:val="none" w:sz="0" w:space="0" w:color="auto"/>
        <w:right w:val="none" w:sz="0" w:space="0" w:color="auto"/>
      </w:divBdr>
    </w:div>
    <w:div w:id="189151510">
      <w:bodyDiv w:val="1"/>
      <w:marLeft w:val="0"/>
      <w:marRight w:val="0"/>
      <w:marTop w:val="0"/>
      <w:marBottom w:val="0"/>
      <w:divBdr>
        <w:top w:val="none" w:sz="0" w:space="0" w:color="auto"/>
        <w:left w:val="none" w:sz="0" w:space="0" w:color="auto"/>
        <w:bottom w:val="none" w:sz="0" w:space="0" w:color="auto"/>
        <w:right w:val="none" w:sz="0" w:space="0" w:color="auto"/>
      </w:divBdr>
    </w:div>
    <w:div w:id="215551564">
      <w:bodyDiv w:val="1"/>
      <w:marLeft w:val="0"/>
      <w:marRight w:val="0"/>
      <w:marTop w:val="0"/>
      <w:marBottom w:val="0"/>
      <w:divBdr>
        <w:top w:val="none" w:sz="0" w:space="0" w:color="auto"/>
        <w:left w:val="none" w:sz="0" w:space="0" w:color="auto"/>
        <w:bottom w:val="none" w:sz="0" w:space="0" w:color="auto"/>
        <w:right w:val="none" w:sz="0" w:space="0" w:color="auto"/>
      </w:divBdr>
    </w:div>
    <w:div w:id="219901998">
      <w:bodyDiv w:val="1"/>
      <w:marLeft w:val="0"/>
      <w:marRight w:val="0"/>
      <w:marTop w:val="0"/>
      <w:marBottom w:val="0"/>
      <w:divBdr>
        <w:top w:val="none" w:sz="0" w:space="0" w:color="auto"/>
        <w:left w:val="none" w:sz="0" w:space="0" w:color="auto"/>
        <w:bottom w:val="none" w:sz="0" w:space="0" w:color="auto"/>
        <w:right w:val="none" w:sz="0" w:space="0" w:color="auto"/>
      </w:divBdr>
    </w:div>
    <w:div w:id="238370366">
      <w:bodyDiv w:val="1"/>
      <w:marLeft w:val="0"/>
      <w:marRight w:val="0"/>
      <w:marTop w:val="0"/>
      <w:marBottom w:val="0"/>
      <w:divBdr>
        <w:top w:val="none" w:sz="0" w:space="0" w:color="auto"/>
        <w:left w:val="none" w:sz="0" w:space="0" w:color="auto"/>
        <w:bottom w:val="none" w:sz="0" w:space="0" w:color="auto"/>
        <w:right w:val="none" w:sz="0" w:space="0" w:color="auto"/>
      </w:divBdr>
    </w:div>
    <w:div w:id="256401539">
      <w:bodyDiv w:val="1"/>
      <w:marLeft w:val="0"/>
      <w:marRight w:val="0"/>
      <w:marTop w:val="0"/>
      <w:marBottom w:val="0"/>
      <w:divBdr>
        <w:top w:val="none" w:sz="0" w:space="0" w:color="auto"/>
        <w:left w:val="none" w:sz="0" w:space="0" w:color="auto"/>
        <w:bottom w:val="none" w:sz="0" w:space="0" w:color="auto"/>
        <w:right w:val="none" w:sz="0" w:space="0" w:color="auto"/>
      </w:divBdr>
    </w:div>
    <w:div w:id="262963060">
      <w:bodyDiv w:val="1"/>
      <w:marLeft w:val="0"/>
      <w:marRight w:val="0"/>
      <w:marTop w:val="0"/>
      <w:marBottom w:val="0"/>
      <w:divBdr>
        <w:top w:val="none" w:sz="0" w:space="0" w:color="auto"/>
        <w:left w:val="none" w:sz="0" w:space="0" w:color="auto"/>
        <w:bottom w:val="none" w:sz="0" w:space="0" w:color="auto"/>
        <w:right w:val="none" w:sz="0" w:space="0" w:color="auto"/>
      </w:divBdr>
    </w:div>
    <w:div w:id="265961032">
      <w:bodyDiv w:val="1"/>
      <w:marLeft w:val="0"/>
      <w:marRight w:val="0"/>
      <w:marTop w:val="0"/>
      <w:marBottom w:val="0"/>
      <w:divBdr>
        <w:top w:val="none" w:sz="0" w:space="0" w:color="auto"/>
        <w:left w:val="none" w:sz="0" w:space="0" w:color="auto"/>
        <w:bottom w:val="none" w:sz="0" w:space="0" w:color="auto"/>
        <w:right w:val="none" w:sz="0" w:space="0" w:color="auto"/>
      </w:divBdr>
    </w:div>
    <w:div w:id="271939772">
      <w:bodyDiv w:val="1"/>
      <w:marLeft w:val="0"/>
      <w:marRight w:val="0"/>
      <w:marTop w:val="0"/>
      <w:marBottom w:val="0"/>
      <w:divBdr>
        <w:top w:val="none" w:sz="0" w:space="0" w:color="auto"/>
        <w:left w:val="none" w:sz="0" w:space="0" w:color="auto"/>
        <w:bottom w:val="none" w:sz="0" w:space="0" w:color="auto"/>
        <w:right w:val="none" w:sz="0" w:space="0" w:color="auto"/>
      </w:divBdr>
    </w:div>
    <w:div w:id="320620351">
      <w:bodyDiv w:val="1"/>
      <w:marLeft w:val="0"/>
      <w:marRight w:val="0"/>
      <w:marTop w:val="0"/>
      <w:marBottom w:val="0"/>
      <w:divBdr>
        <w:top w:val="none" w:sz="0" w:space="0" w:color="auto"/>
        <w:left w:val="none" w:sz="0" w:space="0" w:color="auto"/>
        <w:bottom w:val="none" w:sz="0" w:space="0" w:color="auto"/>
        <w:right w:val="none" w:sz="0" w:space="0" w:color="auto"/>
      </w:divBdr>
    </w:div>
    <w:div w:id="339045462">
      <w:bodyDiv w:val="1"/>
      <w:marLeft w:val="0"/>
      <w:marRight w:val="0"/>
      <w:marTop w:val="0"/>
      <w:marBottom w:val="0"/>
      <w:divBdr>
        <w:top w:val="none" w:sz="0" w:space="0" w:color="auto"/>
        <w:left w:val="none" w:sz="0" w:space="0" w:color="auto"/>
        <w:bottom w:val="none" w:sz="0" w:space="0" w:color="auto"/>
        <w:right w:val="none" w:sz="0" w:space="0" w:color="auto"/>
      </w:divBdr>
    </w:div>
    <w:div w:id="354615629">
      <w:bodyDiv w:val="1"/>
      <w:marLeft w:val="0"/>
      <w:marRight w:val="0"/>
      <w:marTop w:val="0"/>
      <w:marBottom w:val="0"/>
      <w:divBdr>
        <w:top w:val="none" w:sz="0" w:space="0" w:color="auto"/>
        <w:left w:val="none" w:sz="0" w:space="0" w:color="auto"/>
        <w:bottom w:val="none" w:sz="0" w:space="0" w:color="auto"/>
        <w:right w:val="none" w:sz="0" w:space="0" w:color="auto"/>
      </w:divBdr>
    </w:div>
    <w:div w:id="361788119">
      <w:bodyDiv w:val="1"/>
      <w:marLeft w:val="0"/>
      <w:marRight w:val="0"/>
      <w:marTop w:val="0"/>
      <w:marBottom w:val="0"/>
      <w:divBdr>
        <w:top w:val="none" w:sz="0" w:space="0" w:color="auto"/>
        <w:left w:val="none" w:sz="0" w:space="0" w:color="auto"/>
        <w:bottom w:val="none" w:sz="0" w:space="0" w:color="auto"/>
        <w:right w:val="none" w:sz="0" w:space="0" w:color="auto"/>
      </w:divBdr>
    </w:div>
    <w:div w:id="371685388">
      <w:bodyDiv w:val="1"/>
      <w:marLeft w:val="0"/>
      <w:marRight w:val="0"/>
      <w:marTop w:val="0"/>
      <w:marBottom w:val="0"/>
      <w:divBdr>
        <w:top w:val="none" w:sz="0" w:space="0" w:color="auto"/>
        <w:left w:val="none" w:sz="0" w:space="0" w:color="auto"/>
        <w:bottom w:val="none" w:sz="0" w:space="0" w:color="auto"/>
        <w:right w:val="none" w:sz="0" w:space="0" w:color="auto"/>
      </w:divBdr>
    </w:div>
    <w:div w:id="375353039">
      <w:bodyDiv w:val="1"/>
      <w:marLeft w:val="0"/>
      <w:marRight w:val="0"/>
      <w:marTop w:val="0"/>
      <w:marBottom w:val="0"/>
      <w:divBdr>
        <w:top w:val="none" w:sz="0" w:space="0" w:color="auto"/>
        <w:left w:val="none" w:sz="0" w:space="0" w:color="auto"/>
        <w:bottom w:val="none" w:sz="0" w:space="0" w:color="auto"/>
        <w:right w:val="none" w:sz="0" w:space="0" w:color="auto"/>
      </w:divBdr>
    </w:div>
    <w:div w:id="381826921">
      <w:bodyDiv w:val="1"/>
      <w:marLeft w:val="0"/>
      <w:marRight w:val="0"/>
      <w:marTop w:val="0"/>
      <w:marBottom w:val="0"/>
      <w:divBdr>
        <w:top w:val="none" w:sz="0" w:space="0" w:color="auto"/>
        <w:left w:val="none" w:sz="0" w:space="0" w:color="auto"/>
        <w:bottom w:val="none" w:sz="0" w:space="0" w:color="auto"/>
        <w:right w:val="none" w:sz="0" w:space="0" w:color="auto"/>
      </w:divBdr>
    </w:div>
    <w:div w:id="421604806">
      <w:bodyDiv w:val="1"/>
      <w:marLeft w:val="0"/>
      <w:marRight w:val="0"/>
      <w:marTop w:val="0"/>
      <w:marBottom w:val="0"/>
      <w:divBdr>
        <w:top w:val="none" w:sz="0" w:space="0" w:color="auto"/>
        <w:left w:val="none" w:sz="0" w:space="0" w:color="auto"/>
        <w:bottom w:val="none" w:sz="0" w:space="0" w:color="auto"/>
        <w:right w:val="none" w:sz="0" w:space="0" w:color="auto"/>
      </w:divBdr>
    </w:div>
    <w:div w:id="446851841">
      <w:bodyDiv w:val="1"/>
      <w:marLeft w:val="0"/>
      <w:marRight w:val="0"/>
      <w:marTop w:val="0"/>
      <w:marBottom w:val="0"/>
      <w:divBdr>
        <w:top w:val="none" w:sz="0" w:space="0" w:color="auto"/>
        <w:left w:val="none" w:sz="0" w:space="0" w:color="auto"/>
        <w:bottom w:val="none" w:sz="0" w:space="0" w:color="auto"/>
        <w:right w:val="none" w:sz="0" w:space="0" w:color="auto"/>
      </w:divBdr>
    </w:div>
    <w:div w:id="463625951">
      <w:bodyDiv w:val="1"/>
      <w:marLeft w:val="0"/>
      <w:marRight w:val="0"/>
      <w:marTop w:val="0"/>
      <w:marBottom w:val="0"/>
      <w:divBdr>
        <w:top w:val="none" w:sz="0" w:space="0" w:color="auto"/>
        <w:left w:val="none" w:sz="0" w:space="0" w:color="auto"/>
        <w:bottom w:val="none" w:sz="0" w:space="0" w:color="auto"/>
        <w:right w:val="none" w:sz="0" w:space="0" w:color="auto"/>
      </w:divBdr>
    </w:div>
    <w:div w:id="468789883">
      <w:bodyDiv w:val="1"/>
      <w:marLeft w:val="0"/>
      <w:marRight w:val="0"/>
      <w:marTop w:val="0"/>
      <w:marBottom w:val="0"/>
      <w:divBdr>
        <w:top w:val="none" w:sz="0" w:space="0" w:color="auto"/>
        <w:left w:val="none" w:sz="0" w:space="0" w:color="auto"/>
        <w:bottom w:val="none" w:sz="0" w:space="0" w:color="auto"/>
        <w:right w:val="none" w:sz="0" w:space="0" w:color="auto"/>
      </w:divBdr>
    </w:div>
    <w:div w:id="483475916">
      <w:bodyDiv w:val="1"/>
      <w:marLeft w:val="0"/>
      <w:marRight w:val="0"/>
      <w:marTop w:val="0"/>
      <w:marBottom w:val="0"/>
      <w:divBdr>
        <w:top w:val="none" w:sz="0" w:space="0" w:color="auto"/>
        <w:left w:val="none" w:sz="0" w:space="0" w:color="auto"/>
        <w:bottom w:val="none" w:sz="0" w:space="0" w:color="auto"/>
        <w:right w:val="none" w:sz="0" w:space="0" w:color="auto"/>
      </w:divBdr>
    </w:div>
    <w:div w:id="498158347">
      <w:bodyDiv w:val="1"/>
      <w:marLeft w:val="0"/>
      <w:marRight w:val="0"/>
      <w:marTop w:val="0"/>
      <w:marBottom w:val="0"/>
      <w:divBdr>
        <w:top w:val="none" w:sz="0" w:space="0" w:color="auto"/>
        <w:left w:val="none" w:sz="0" w:space="0" w:color="auto"/>
        <w:bottom w:val="none" w:sz="0" w:space="0" w:color="auto"/>
        <w:right w:val="none" w:sz="0" w:space="0" w:color="auto"/>
      </w:divBdr>
    </w:div>
    <w:div w:id="505561750">
      <w:bodyDiv w:val="1"/>
      <w:marLeft w:val="0"/>
      <w:marRight w:val="0"/>
      <w:marTop w:val="0"/>
      <w:marBottom w:val="0"/>
      <w:divBdr>
        <w:top w:val="none" w:sz="0" w:space="0" w:color="auto"/>
        <w:left w:val="none" w:sz="0" w:space="0" w:color="auto"/>
        <w:bottom w:val="none" w:sz="0" w:space="0" w:color="auto"/>
        <w:right w:val="none" w:sz="0" w:space="0" w:color="auto"/>
      </w:divBdr>
    </w:div>
    <w:div w:id="600144694">
      <w:bodyDiv w:val="1"/>
      <w:marLeft w:val="0"/>
      <w:marRight w:val="0"/>
      <w:marTop w:val="0"/>
      <w:marBottom w:val="0"/>
      <w:divBdr>
        <w:top w:val="none" w:sz="0" w:space="0" w:color="auto"/>
        <w:left w:val="none" w:sz="0" w:space="0" w:color="auto"/>
        <w:bottom w:val="none" w:sz="0" w:space="0" w:color="auto"/>
        <w:right w:val="none" w:sz="0" w:space="0" w:color="auto"/>
      </w:divBdr>
    </w:div>
    <w:div w:id="609703268">
      <w:bodyDiv w:val="1"/>
      <w:marLeft w:val="0"/>
      <w:marRight w:val="0"/>
      <w:marTop w:val="0"/>
      <w:marBottom w:val="0"/>
      <w:divBdr>
        <w:top w:val="none" w:sz="0" w:space="0" w:color="auto"/>
        <w:left w:val="none" w:sz="0" w:space="0" w:color="auto"/>
        <w:bottom w:val="none" w:sz="0" w:space="0" w:color="auto"/>
        <w:right w:val="none" w:sz="0" w:space="0" w:color="auto"/>
      </w:divBdr>
    </w:div>
    <w:div w:id="613177559">
      <w:bodyDiv w:val="1"/>
      <w:marLeft w:val="0"/>
      <w:marRight w:val="0"/>
      <w:marTop w:val="0"/>
      <w:marBottom w:val="0"/>
      <w:divBdr>
        <w:top w:val="none" w:sz="0" w:space="0" w:color="auto"/>
        <w:left w:val="none" w:sz="0" w:space="0" w:color="auto"/>
        <w:bottom w:val="none" w:sz="0" w:space="0" w:color="auto"/>
        <w:right w:val="none" w:sz="0" w:space="0" w:color="auto"/>
      </w:divBdr>
    </w:div>
    <w:div w:id="616371910">
      <w:bodyDiv w:val="1"/>
      <w:marLeft w:val="0"/>
      <w:marRight w:val="0"/>
      <w:marTop w:val="0"/>
      <w:marBottom w:val="0"/>
      <w:divBdr>
        <w:top w:val="none" w:sz="0" w:space="0" w:color="auto"/>
        <w:left w:val="none" w:sz="0" w:space="0" w:color="auto"/>
        <w:bottom w:val="none" w:sz="0" w:space="0" w:color="auto"/>
        <w:right w:val="none" w:sz="0" w:space="0" w:color="auto"/>
      </w:divBdr>
    </w:div>
    <w:div w:id="619920859">
      <w:bodyDiv w:val="1"/>
      <w:marLeft w:val="0"/>
      <w:marRight w:val="0"/>
      <w:marTop w:val="0"/>
      <w:marBottom w:val="0"/>
      <w:divBdr>
        <w:top w:val="none" w:sz="0" w:space="0" w:color="auto"/>
        <w:left w:val="none" w:sz="0" w:space="0" w:color="auto"/>
        <w:bottom w:val="none" w:sz="0" w:space="0" w:color="auto"/>
        <w:right w:val="none" w:sz="0" w:space="0" w:color="auto"/>
      </w:divBdr>
    </w:div>
    <w:div w:id="665979420">
      <w:bodyDiv w:val="1"/>
      <w:marLeft w:val="0"/>
      <w:marRight w:val="0"/>
      <w:marTop w:val="0"/>
      <w:marBottom w:val="0"/>
      <w:divBdr>
        <w:top w:val="none" w:sz="0" w:space="0" w:color="auto"/>
        <w:left w:val="none" w:sz="0" w:space="0" w:color="auto"/>
        <w:bottom w:val="none" w:sz="0" w:space="0" w:color="auto"/>
        <w:right w:val="none" w:sz="0" w:space="0" w:color="auto"/>
      </w:divBdr>
    </w:div>
    <w:div w:id="680621843">
      <w:bodyDiv w:val="1"/>
      <w:marLeft w:val="0"/>
      <w:marRight w:val="0"/>
      <w:marTop w:val="0"/>
      <w:marBottom w:val="0"/>
      <w:divBdr>
        <w:top w:val="none" w:sz="0" w:space="0" w:color="auto"/>
        <w:left w:val="none" w:sz="0" w:space="0" w:color="auto"/>
        <w:bottom w:val="none" w:sz="0" w:space="0" w:color="auto"/>
        <w:right w:val="none" w:sz="0" w:space="0" w:color="auto"/>
      </w:divBdr>
    </w:div>
    <w:div w:id="684938602">
      <w:bodyDiv w:val="1"/>
      <w:marLeft w:val="0"/>
      <w:marRight w:val="0"/>
      <w:marTop w:val="0"/>
      <w:marBottom w:val="0"/>
      <w:divBdr>
        <w:top w:val="none" w:sz="0" w:space="0" w:color="auto"/>
        <w:left w:val="none" w:sz="0" w:space="0" w:color="auto"/>
        <w:bottom w:val="none" w:sz="0" w:space="0" w:color="auto"/>
        <w:right w:val="none" w:sz="0" w:space="0" w:color="auto"/>
      </w:divBdr>
    </w:div>
    <w:div w:id="689335029">
      <w:bodyDiv w:val="1"/>
      <w:marLeft w:val="0"/>
      <w:marRight w:val="0"/>
      <w:marTop w:val="0"/>
      <w:marBottom w:val="0"/>
      <w:divBdr>
        <w:top w:val="none" w:sz="0" w:space="0" w:color="auto"/>
        <w:left w:val="none" w:sz="0" w:space="0" w:color="auto"/>
        <w:bottom w:val="none" w:sz="0" w:space="0" w:color="auto"/>
        <w:right w:val="none" w:sz="0" w:space="0" w:color="auto"/>
      </w:divBdr>
    </w:div>
    <w:div w:id="692419851">
      <w:bodyDiv w:val="1"/>
      <w:marLeft w:val="0"/>
      <w:marRight w:val="0"/>
      <w:marTop w:val="0"/>
      <w:marBottom w:val="0"/>
      <w:divBdr>
        <w:top w:val="none" w:sz="0" w:space="0" w:color="auto"/>
        <w:left w:val="none" w:sz="0" w:space="0" w:color="auto"/>
        <w:bottom w:val="none" w:sz="0" w:space="0" w:color="auto"/>
        <w:right w:val="none" w:sz="0" w:space="0" w:color="auto"/>
      </w:divBdr>
    </w:div>
    <w:div w:id="712581073">
      <w:bodyDiv w:val="1"/>
      <w:marLeft w:val="0"/>
      <w:marRight w:val="0"/>
      <w:marTop w:val="0"/>
      <w:marBottom w:val="0"/>
      <w:divBdr>
        <w:top w:val="none" w:sz="0" w:space="0" w:color="auto"/>
        <w:left w:val="none" w:sz="0" w:space="0" w:color="auto"/>
        <w:bottom w:val="none" w:sz="0" w:space="0" w:color="auto"/>
        <w:right w:val="none" w:sz="0" w:space="0" w:color="auto"/>
      </w:divBdr>
    </w:div>
    <w:div w:id="735397078">
      <w:bodyDiv w:val="1"/>
      <w:marLeft w:val="0"/>
      <w:marRight w:val="0"/>
      <w:marTop w:val="0"/>
      <w:marBottom w:val="0"/>
      <w:divBdr>
        <w:top w:val="none" w:sz="0" w:space="0" w:color="auto"/>
        <w:left w:val="none" w:sz="0" w:space="0" w:color="auto"/>
        <w:bottom w:val="none" w:sz="0" w:space="0" w:color="auto"/>
        <w:right w:val="none" w:sz="0" w:space="0" w:color="auto"/>
      </w:divBdr>
    </w:div>
    <w:div w:id="791242720">
      <w:bodyDiv w:val="1"/>
      <w:marLeft w:val="0"/>
      <w:marRight w:val="0"/>
      <w:marTop w:val="0"/>
      <w:marBottom w:val="0"/>
      <w:divBdr>
        <w:top w:val="none" w:sz="0" w:space="0" w:color="auto"/>
        <w:left w:val="none" w:sz="0" w:space="0" w:color="auto"/>
        <w:bottom w:val="none" w:sz="0" w:space="0" w:color="auto"/>
        <w:right w:val="none" w:sz="0" w:space="0" w:color="auto"/>
      </w:divBdr>
    </w:div>
    <w:div w:id="810555858">
      <w:bodyDiv w:val="1"/>
      <w:marLeft w:val="0"/>
      <w:marRight w:val="0"/>
      <w:marTop w:val="0"/>
      <w:marBottom w:val="0"/>
      <w:divBdr>
        <w:top w:val="none" w:sz="0" w:space="0" w:color="auto"/>
        <w:left w:val="none" w:sz="0" w:space="0" w:color="auto"/>
        <w:bottom w:val="none" w:sz="0" w:space="0" w:color="auto"/>
        <w:right w:val="none" w:sz="0" w:space="0" w:color="auto"/>
      </w:divBdr>
    </w:div>
    <w:div w:id="819809202">
      <w:bodyDiv w:val="1"/>
      <w:marLeft w:val="0"/>
      <w:marRight w:val="0"/>
      <w:marTop w:val="0"/>
      <w:marBottom w:val="0"/>
      <w:divBdr>
        <w:top w:val="none" w:sz="0" w:space="0" w:color="auto"/>
        <w:left w:val="none" w:sz="0" w:space="0" w:color="auto"/>
        <w:bottom w:val="none" w:sz="0" w:space="0" w:color="auto"/>
        <w:right w:val="none" w:sz="0" w:space="0" w:color="auto"/>
      </w:divBdr>
    </w:div>
    <w:div w:id="837185888">
      <w:bodyDiv w:val="1"/>
      <w:marLeft w:val="0"/>
      <w:marRight w:val="0"/>
      <w:marTop w:val="0"/>
      <w:marBottom w:val="0"/>
      <w:divBdr>
        <w:top w:val="none" w:sz="0" w:space="0" w:color="auto"/>
        <w:left w:val="none" w:sz="0" w:space="0" w:color="auto"/>
        <w:bottom w:val="none" w:sz="0" w:space="0" w:color="auto"/>
        <w:right w:val="none" w:sz="0" w:space="0" w:color="auto"/>
      </w:divBdr>
    </w:div>
    <w:div w:id="876505003">
      <w:bodyDiv w:val="1"/>
      <w:marLeft w:val="0"/>
      <w:marRight w:val="0"/>
      <w:marTop w:val="0"/>
      <w:marBottom w:val="0"/>
      <w:divBdr>
        <w:top w:val="none" w:sz="0" w:space="0" w:color="auto"/>
        <w:left w:val="none" w:sz="0" w:space="0" w:color="auto"/>
        <w:bottom w:val="none" w:sz="0" w:space="0" w:color="auto"/>
        <w:right w:val="none" w:sz="0" w:space="0" w:color="auto"/>
      </w:divBdr>
    </w:div>
    <w:div w:id="888761508">
      <w:bodyDiv w:val="1"/>
      <w:marLeft w:val="0"/>
      <w:marRight w:val="0"/>
      <w:marTop w:val="0"/>
      <w:marBottom w:val="0"/>
      <w:divBdr>
        <w:top w:val="none" w:sz="0" w:space="0" w:color="auto"/>
        <w:left w:val="none" w:sz="0" w:space="0" w:color="auto"/>
        <w:bottom w:val="none" w:sz="0" w:space="0" w:color="auto"/>
        <w:right w:val="none" w:sz="0" w:space="0" w:color="auto"/>
      </w:divBdr>
    </w:div>
    <w:div w:id="894043528">
      <w:bodyDiv w:val="1"/>
      <w:marLeft w:val="0"/>
      <w:marRight w:val="0"/>
      <w:marTop w:val="0"/>
      <w:marBottom w:val="0"/>
      <w:divBdr>
        <w:top w:val="none" w:sz="0" w:space="0" w:color="auto"/>
        <w:left w:val="none" w:sz="0" w:space="0" w:color="auto"/>
        <w:bottom w:val="none" w:sz="0" w:space="0" w:color="auto"/>
        <w:right w:val="none" w:sz="0" w:space="0" w:color="auto"/>
      </w:divBdr>
    </w:div>
    <w:div w:id="916788219">
      <w:bodyDiv w:val="1"/>
      <w:marLeft w:val="0"/>
      <w:marRight w:val="0"/>
      <w:marTop w:val="0"/>
      <w:marBottom w:val="0"/>
      <w:divBdr>
        <w:top w:val="none" w:sz="0" w:space="0" w:color="auto"/>
        <w:left w:val="none" w:sz="0" w:space="0" w:color="auto"/>
        <w:bottom w:val="none" w:sz="0" w:space="0" w:color="auto"/>
        <w:right w:val="none" w:sz="0" w:space="0" w:color="auto"/>
      </w:divBdr>
    </w:div>
    <w:div w:id="942419743">
      <w:bodyDiv w:val="1"/>
      <w:marLeft w:val="0"/>
      <w:marRight w:val="0"/>
      <w:marTop w:val="0"/>
      <w:marBottom w:val="0"/>
      <w:divBdr>
        <w:top w:val="none" w:sz="0" w:space="0" w:color="auto"/>
        <w:left w:val="none" w:sz="0" w:space="0" w:color="auto"/>
        <w:bottom w:val="none" w:sz="0" w:space="0" w:color="auto"/>
        <w:right w:val="none" w:sz="0" w:space="0" w:color="auto"/>
      </w:divBdr>
    </w:div>
    <w:div w:id="979845582">
      <w:bodyDiv w:val="1"/>
      <w:marLeft w:val="0"/>
      <w:marRight w:val="0"/>
      <w:marTop w:val="0"/>
      <w:marBottom w:val="0"/>
      <w:divBdr>
        <w:top w:val="none" w:sz="0" w:space="0" w:color="auto"/>
        <w:left w:val="none" w:sz="0" w:space="0" w:color="auto"/>
        <w:bottom w:val="none" w:sz="0" w:space="0" w:color="auto"/>
        <w:right w:val="none" w:sz="0" w:space="0" w:color="auto"/>
      </w:divBdr>
    </w:div>
    <w:div w:id="1041786801">
      <w:bodyDiv w:val="1"/>
      <w:marLeft w:val="0"/>
      <w:marRight w:val="0"/>
      <w:marTop w:val="0"/>
      <w:marBottom w:val="0"/>
      <w:divBdr>
        <w:top w:val="none" w:sz="0" w:space="0" w:color="auto"/>
        <w:left w:val="none" w:sz="0" w:space="0" w:color="auto"/>
        <w:bottom w:val="none" w:sz="0" w:space="0" w:color="auto"/>
        <w:right w:val="none" w:sz="0" w:space="0" w:color="auto"/>
      </w:divBdr>
    </w:div>
    <w:div w:id="1132791393">
      <w:bodyDiv w:val="1"/>
      <w:marLeft w:val="0"/>
      <w:marRight w:val="0"/>
      <w:marTop w:val="0"/>
      <w:marBottom w:val="0"/>
      <w:divBdr>
        <w:top w:val="none" w:sz="0" w:space="0" w:color="auto"/>
        <w:left w:val="none" w:sz="0" w:space="0" w:color="auto"/>
        <w:bottom w:val="none" w:sz="0" w:space="0" w:color="auto"/>
        <w:right w:val="none" w:sz="0" w:space="0" w:color="auto"/>
      </w:divBdr>
    </w:div>
    <w:div w:id="1148670551">
      <w:bodyDiv w:val="1"/>
      <w:marLeft w:val="0"/>
      <w:marRight w:val="0"/>
      <w:marTop w:val="0"/>
      <w:marBottom w:val="0"/>
      <w:divBdr>
        <w:top w:val="none" w:sz="0" w:space="0" w:color="auto"/>
        <w:left w:val="none" w:sz="0" w:space="0" w:color="auto"/>
        <w:bottom w:val="none" w:sz="0" w:space="0" w:color="auto"/>
        <w:right w:val="none" w:sz="0" w:space="0" w:color="auto"/>
      </w:divBdr>
    </w:div>
    <w:div w:id="1180391651">
      <w:bodyDiv w:val="1"/>
      <w:marLeft w:val="0"/>
      <w:marRight w:val="0"/>
      <w:marTop w:val="0"/>
      <w:marBottom w:val="0"/>
      <w:divBdr>
        <w:top w:val="none" w:sz="0" w:space="0" w:color="auto"/>
        <w:left w:val="none" w:sz="0" w:space="0" w:color="auto"/>
        <w:bottom w:val="none" w:sz="0" w:space="0" w:color="auto"/>
        <w:right w:val="none" w:sz="0" w:space="0" w:color="auto"/>
      </w:divBdr>
    </w:div>
    <w:div w:id="1204289711">
      <w:bodyDiv w:val="1"/>
      <w:marLeft w:val="0"/>
      <w:marRight w:val="0"/>
      <w:marTop w:val="0"/>
      <w:marBottom w:val="0"/>
      <w:divBdr>
        <w:top w:val="none" w:sz="0" w:space="0" w:color="auto"/>
        <w:left w:val="none" w:sz="0" w:space="0" w:color="auto"/>
        <w:bottom w:val="none" w:sz="0" w:space="0" w:color="auto"/>
        <w:right w:val="none" w:sz="0" w:space="0" w:color="auto"/>
      </w:divBdr>
    </w:div>
    <w:div w:id="1210073676">
      <w:bodyDiv w:val="1"/>
      <w:marLeft w:val="0"/>
      <w:marRight w:val="0"/>
      <w:marTop w:val="0"/>
      <w:marBottom w:val="0"/>
      <w:divBdr>
        <w:top w:val="none" w:sz="0" w:space="0" w:color="auto"/>
        <w:left w:val="none" w:sz="0" w:space="0" w:color="auto"/>
        <w:bottom w:val="none" w:sz="0" w:space="0" w:color="auto"/>
        <w:right w:val="none" w:sz="0" w:space="0" w:color="auto"/>
      </w:divBdr>
    </w:div>
    <w:div w:id="1236431022">
      <w:bodyDiv w:val="1"/>
      <w:marLeft w:val="0"/>
      <w:marRight w:val="0"/>
      <w:marTop w:val="0"/>
      <w:marBottom w:val="0"/>
      <w:divBdr>
        <w:top w:val="none" w:sz="0" w:space="0" w:color="auto"/>
        <w:left w:val="none" w:sz="0" w:space="0" w:color="auto"/>
        <w:bottom w:val="none" w:sz="0" w:space="0" w:color="auto"/>
        <w:right w:val="none" w:sz="0" w:space="0" w:color="auto"/>
      </w:divBdr>
    </w:div>
    <w:div w:id="1238593979">
      <w:bodyDiv w:val="1"/>
      <w:marLeft w:val="0"/>
      <w:marRight w:val="0"/>
      <w:marTop w:val="0"/>
      <w:marBottom w:val="0"/>
      <w:divBdr>
        <w:top w:val="none" w:sz="0" w:space="0" w:color="auto"/>
        <w:left w:val="none" w:sz="0" w:space="0" w:color="auto"/>
        <w:bottom w:val="none" w:sz="0" w:space="0" w:color="auto"/>
        <w:right w:val="none" w:sz="0" w:space="0" w:color="auto"/>
      </w:divBdr>
    </w:div>
    <w:div w:id="1267422781">
      <w:bodyDiv w:val="1"/>
      <w:marLeft w:val="0"/>
      <w:marRight w:val="0"/>
      <w:marTop w:val="0"/>
      <w:marBottom w:val="0"/>
      <w:divBdr>
        <w:top w:val="none" w:sz="0" w:space="0" w:color="auto"/>
        <w:left w:val="none" w:sz="0" w:space="0" w:color="auto"/>
        <w:bottom w:val="none" w:sz="0" w:space="0" w:color="auto"/>
        <w:right w:val="none" w:sz="0" w:space="0" w:color="auto"/>
      </w:divBdr>
    </w:div>
    <w:div w:id="1269001811">
      <w:bodyDiv w:val="1"/>
      <w:marLeft w:val="0"/>
      <w:marRight w:val="0"/>
      <w:marTop w:val="0"/>
      <w:marBottom w:val="0"/>
      <w:divBdr>
        <w:top w:val="none" w:sz="0" w:space="0" w:color="auto"/>
        <w:left w:val="none" w:sz="0" w:space="0" w:color="auto"/>
        <w:bottom w:val="none" w:sz="0" w:space="0" w:color="auto"/>
        <w:right w:val="none" w:sz="0" w:space="0" w:color="auto"/>
      </w:divBdr>
    </w:div>
    <w:div w:id="1291278093">
      <w:bodyDiv w:val="1"/>
      <w:marLeft w:val="0"/>
      <w:marRight w:val="0"/>
      <w:marTop w:val="0"/>
      <w:marBottom w:val="0"/>
      <w:divBdr>
        <w:top w:val="none" w:sz="0" w:space="0" w:color="auto"/>
        <w:left w:val="none" w:sz="0" w:space="0" w:color="auto"/>
        <w:bottom w:val="none" w:sz="0" w:space="0" w:color="auto"/>
        <w:right w:val="none" w:sz="0" w:space="0" w:color="auto"/>
      </w:divBdr>
    </w:div>
    <w:div w:id="1300309496">
      <w:bodyDiv w:val="1"/>
      <w:marLeft w:val="0"/>
      <w:marRight w:val="0"/>
      <w:marTop w:val="0"/>
      <w:marBottom w:val="0"/>
      <w:divBdr>
        <w:top w:val="none" w:sz="0" w:space="0" w:color="auto"/>
        <w:left w:val="none" w:sz="0" w:space="0" w:color="auto"/>
        <w:bottom w:val="none" w:sz="0" w:space="0" w:color="auto"/>
        <w:right w:val="none" w:sz="0" w:space="0" w:color="auto"/>
      </w:divBdr>
    </w:div>
    <w:div w:id="1331107058">
      <w:bodyDiv w:val="1"/>
      <w:marLeft w:val="0"/>
      <w:marRight w:val="0"/>
      <w:marTop w:val="0"/>
      <w:marBottom w:val="0"/>
      <w:divBdr>
        <w:top w:val="none" w:sz="0" w:space="0" w:color="auto"/>
        <w:left w:val="none" w:sz="0" w:space="0" w:color="auto"/>
        <w:bottom w:val="none" w:sz="0" w:space="0" w:color="auto"/>
        <w:right w:val="none" w:sz="0" w:space="0" w:color="auto"/>
      </w:divBdr>
    </w:div>
    <w:div w:id="1347488902">
      <w:bodyDiv w:val="1"/>
      <w:marLeft w:val="0"/>
      <w:marRight w:val="0"/>
      <w:marTop w:val="0"/>
      <w:marBottom w:val="0"/>
      <w:divBdr>
        <w:top w:val="none" w:sz="0" w:space="0" w:color="auto"/>
        <w:left w:val="none" w:sz="0" w:space="0" w:color="auto"/>
        <w:bottom w:val="none" w:sz="0" w:space="0" w:color="auto"/>
        <w:right w:val="none" w:sz="0" w:space="0" w:color="auto"/>
      </w:divBdr>
    </w:div>
    <w:div w:id="1357468507">
      <w:bodyDiv w:val="1"/>
      <w:marLeft w:val="0"/>
      <w:marRight w:val="0"/>
      <w:marTop w:val="0"/>
      <w:marBottom w:val="0"/>
      <w:divBdr>
        <w:top w:val="none" w:sz="0" w:space="0" w:color="auto"/>
        <w:left w:val="none" w:sz="0" w:space="0" w:color="auto"/>
        <w:bottom w:val="none" w:sz="0" w:space="0" w:color="auto"/>
        <w:right w:val="none" w:sz="0" w:space="0" w:color="auto"/>
      </w:divBdr>
    </w:div>
    <w:div w:id="1385980604">
      <w:bodyDiv w:val="1"/>
      <w:marLeft w:val="0"/>
      <w:marRight w:val="0"/>
      <w:marTop w:val="0"/>
      <w:marBottom w:val="0"/>
      <w:divBdr>
        <w:top w:val="none" w:sz="0" w:space="0" w:color="auto"/>
        <w:left w:val="none" w:sz="0" w:space="0" w:color="auto"/>
        <w:bottom w:val="none" w:sz="0" w:space="0" w:color="auto"/>
        <w:right w:val="none" w:sz="0" w:space="0" w:color="auto"/>
      </w:divBdr>
    </w:div>
    <w:div w:id="1391004850">
      <w:bodyDiv w:val="1"/>
      <w:marLeft w:val="0"/>
      <w:marRight w:val="0"/>
      <w:marTop w:val="0"/>
      <w:marBottom w:val="0"/>
      <w:divBdr>
        <w:top w:val="none" w:sz="0" w:space="0" w:color="auto"/>
        <w:left w:val="none" w:sz="0" w:space="0" w:color="auto"/>
        <w:bottom w:val="none" w:sz="0" w:space="0" w:color="auto"/>
        <w:right w:val="none" w:sz="0" w:space="0" w:color="auto"/>
      </w:divBdr>
    </w:div>
    <w:div w:id="1403061663">
      <w:bodyDiv w:val="1"/>
      <w:marLeft w:val="0"/>
      <w:marRight w:val="0"/>
      <w:marTop w:val="0"/>
      <w:marBottom w:val="0"/>
      <w:divBdr>
        <w:top w:val="none" w:sz="0" w:space="0" w:color="auto"/>
        <w:left w:val="none" w:sz="0" w:space="0" w:color="auto"/>
        <w:bottom w:val="none" w:sz="0" w:space="0" w:color="auto"/>
        <w:right w:val="none" w:sz="0" w:space="0" w:color="auto"/>
      </w:divBdr>
    </w:div>
    <w:div w:id="1413550090">
      <w:bodyDiv w:val="1"/>
      <w:marLeft w:val="0"/>
      <w:marRight w:val="0"/>
      <w:marTop w:val="0"/>
      <w:marBottom w:val="0"/>
      <w:divBdr>
        <w:top w:val="none" w:sz="0" w:space="0" w:color="auto"/>
        <w:left w:val="none" w:sz="0" w:space="0" w:color="auto"/>
        <w:bottom w:val="none" w:sz="0" w:space="0" w:color="auto"/>
        <w:right w:val="none" w:sz="0" w:space="0" w:color="auto"/>
      </w:divBdr>
    </w:div>
    <w:div w:id="1425803028">
      <w:bodyDiv w:val="1"/>
      <w:marLeft w:val="0"/>
      <w:marRight w:val="0"/>
      <w:marTop w:val="0"/>
      <w:marBottom w:val="0"/>
      <w:divBdr>
        <w:top w:val="none" w:sz="0" w:space="0" w:color="auto"/>
        <w:left w:val="none" w:sz="0" w:space="0" w:color="auto"/>
        <w:bottom w:val="none" w:sz="0" w:space="0" w:color="auto"/>
        <w:right w:val="none" w:sz="0" w:space="0" w:color="auto"/>
      </w:divBdr>
    </w:div>
    <w:div w:id="1465663335">
      <w:bodyDiv w:val="1"/>
      <w:marLeft w:val="0"/>
      <w:marRight w:val="0"/>
      <w:marTop w:val="0"/>
      <w:marBottom w:val="0"/>
      <w:divBdr>
        <w:top w:val="none" w:sz="0" w:space="0" w:color="auto"/>
        <w:left w:val="none" w:sz="0" w:space="0" w:color="auto"/>
        <w:bottom w:val="none" w:sz="0" w:space="0" w:color="auto"/>
        <w:right w:val="none" w:sz="0" w:space="0" w:color="auto"/>
      </w:divBdr>
    </w:div>
    <w:div w:id="1492142199">
      <w:bodyDiv w:val="1"/>
      <w:marLeft w:val="0"/>
      <w:marRight w:val="0"/>
      <w:marTop w:val="0"/>
      <w:marBottom w:val="0"/>
      <w:divBdr>
        <w:top w:val="none" w:sz="0" w:space="0" w:color="auto"/>
        <w:left w:val="none" w:sz="0" w:space="0" w:color="auto"/>
        <w:bottom w:val="none" w:sz="0" w:space="0" w:color="auto"/>
        <w:right w:val="none" w:sz="0" w:space="0" w:color="auto"/>
      </w:divBdr>
    </w:div>
    <w:div w:id="1506364560">
      <w:bodyDiv w:val="1"/>
      <w:marLeft w:val="0"/>
      <w:marRight w:val="0"/>
      <w:marTop w:val="0"/>
      <w:marBottom w:val="0"/>
      <w:divBdr>
        <w:top w:val="none" w:sz="0" w:space="0" w:color="auto"/>
        <w:left w:val="none" w:sz="0" w:space="0" w:color="auto"/>
        <w:bottom w:val="none" w:sz="0" w:space="0" w:color="auto"/>
        <w:right w:val="none" w:sz="0" w:space="0" w:color="auto"/>
      </w:divBdr>
    </w:div>
    <w:div w:id="1540514266">
      <w:bodyDiv w:val="1"/>
      <w:marLeft w:val="0"/>
      <w:marRight w:val="0"/>
      <w:marTop w:val="0"/>
      <w:marBottom w:val="0"/>
      <w:divBdr>
        <w:top w:val="none" w:sz="0" w:space="0" w:color="auto"/>
        <w:left w:val="none" w:sz="0" w:space="0" w:color="auto"/>
        <w:bottom w:val="none" w:sz="0" w:space="0" w:color="auto"/>
        <w:right w:val="none" w:sz="0" w:space="0" w:color="auto"/>
      </w:divBdr>
    </w:div>
    <w:div w:id="1550798171">
      <w:bodyDiv w:val="1"/>
      <w:marLeft w:val="0"/>
      <w:marRight w:val="0"/>
      <w:marTop w:val="0"/>
      <w:marBottom w:val="0"/>
      <w:divBdr>
        <w:top w:val="none" w:sz="0" w:space="0" w:color="auto"/>
        <w:left w:val="none" w:sz="0" w:space="0" w:color="auto"/>
        <w:bottom w:val="none" w:sz="0" w:space="0" w:color="auto"/>
        <w:right w:val="none" w:sz="0" w:space="0" w:color="auto"/>
      </w:divBdr>
    </w:div>
    <w:div w:id="1574001073">
      <w:bodyDiv w:val="1"/>
      <w:marLeft w:val="0"/>
      <w:marRight w:val="0"/>
      <w:marTop w:val="0"/>
      <w:marBottom w:val="0"/>
      <w:divBdr>
        <w:top w:val="none" w:sz="0" w:space="0" w:color="auto"/>
        <w:left w:val="none" w:sz="0" w:space="0" w:color="auto"/>
        <w:bottom w:val="none" w:sz="0" w:space="0" w:color="auto"/>
        <w:right w:val="none" w:sz="0" w:space="0" w:color="auto"/>
      </w:divBdr>
    </w:div>
    <w:div w:id="1577086376">
      <w:bodyDiv w:val="1"/>
      <w:marLeft w:val="0"/>
      <w:marRight w:val="0"/>
      <w:marTop w:val="0"/>
      <w:marBottom w:val="0"/>
      <w:divBdr>
        <w:top w:val="none" w:sz="0" w:space="0" w:color="auto"/>
        <w:left w:val="none" w:sz="0" w:space="0" w:color="auto"/>
        <w:bottom w:val="none" w:sz="0" w:space="0" w:color="auto"/>
        <w:right w:val="none" w:sz="0" w:space="0" w:color="auto"/>
      </w:divBdr>
    </w:div>
    <w:div w:id="1595745235">
      <w:bodyDiv w:val="1"/>
      <w:marLeft w:val="0"/>
      <w:marRight w:val="0"/>
      <w:marTop w:val="0"/>
      <w:marBottom w:val="0"/>
      <w:divBdr>
        <w:top w:val="none" w:sz="0" w:space="0" w:color="auto"/>
        <w:left w:val="none" w:sz="0" w:space="0" w:color="auto"/>
        <w:bottom w:val="none" w:sz="0" w:space="0" w:color="auto"/>
        <w:right w:val="none" w:sz="0" w:space="0" w:color="auto"/>
      </w:divBdr>
    </w:div>
    <w:div w:id="1601989296">
      <w:bodyDiv w:val="1"/>
      <w:marLeft w:val="0"/>
      <w:marRight w:val="0"/>
      <w:marTop w:val="0"/>
      <w:marBottom w:val="0"/>
      <w:divBdr>
        <w:top w:val="none" w:sz="0" w:space="0" w:color="auto"/>
        <w:left w:val="none" w:sz="0" w:space="0" w:color="auto"/>
        <w:bottom w:val="none" w:sz="0" w:space="0" w:color="auto"/>
        <w:right w:val="none" w:sz="0" w:space="0" w:color="auto"/>
      </w:divBdr>
    </w:div>
    <w:div w:id="1639333646">
      <w:bodyDiv w:val="1"/>
      <w:marLeft w:val="0"/>
      <w:marRight w:val="0"/>
      <w:marTop w:val="0"/>
      <w:marBottom w:val="0"/>
      <w:divBdr>
        <w:top w:val="none" w:sz="0" w:space="0" w:color="auto"/>
        <w:left w:val="none" w:sz="0" w:space="0" w:color="auto"/>
        <w:bottom w:val="none" w:sz="0" w:space="0" w:color="auto"/>
        <w:right w:val="none" w:sz="0" w:space="0" w:color="auto"/>
      </w:divBdr>
    </w:div>
    <w:div w:id="1670014538">
      <w:bodyDiv w:val="1"/>
      <w:marLeft w:val="0"/>
      <w:marRight w:val="0"/>
      <w:marTop w:val="0"/>
      <w:marBottom w:val="0"/>
      <w:divBdr>
        <w:top w:val="none" w:sz="0" w:space="0" w:color="auto"/>
        <w:left w:val="none" w:sz="0" w:space="0" w:color="auto"/>
        <w:bottom w:val="none" w:sz="0" w:space="0" w:color="auto"/>
        <w:right w:val="none" w:sz="0" w:space="0" w:color="auto"/>
      </w:divBdr>
    </w:div>
    <w:div w:id="1711568171">
      <w:bodyDiv w:val="1"/>
      <w:marLeft w:val="0"/>
      <w:marRight w:val="0"/>
      <w:marTop w:val="0"/>
      <w:marBottom w:val="0"/>
      <w:divBdr>
        <w:top w:val="none" w:sz="0" w:space="0" w:color="auto"/>
        <w:left w:val="none" w:sz="0" w:space="0" w:color="auto"/>
        <w:bottom w:val="none" w:sz="0" w:space="0" w:color="auto"/>
        <w:right w:val="none" w:sz="0" w:space="0" w:color="auto"/>
      </w:divBdr>
    </w:div>
    <w:div w:id="1752501649">
      <w:bodyDiv w:val="1"/>
      <w:marLeft w:val="0"/>
      <w:marRight w:val="0"/>
      <w:marTop w:val="0"/>
      <w:marBottom w:val="0"/>
      <w:divBdr>
        <w:top w:val="none" w:sz="0" w:space="0" w:color="auto"/>
        <w:left w:val="none" w:sz="0" w:space="0" w:color="auto"/>
        <w:bottom w:val="none" w:sz="0" w:space="0" w:color="auto"/>
        <w:right w:val="none" w:sz="0" w:space="0" w:color="auto"/>
      </w:divBdr>
    </w:div>
    <w:div w:id="1761944237">
      <w:bodyDiv w:val="1"/>
      <w:marLeft w:val="0"/>
      <w:marRight w:val="0"/>
      <w:marTop w:val="0"/>
      <w:marBottom w:val="0"/>
      <w:divBdr>
        <w:top w:val="none" w:sz="0" w:space="0" w:color="auto"/>
        <w:left w:val="none" w:sz="0" w:space="0" w:color="auto"/>
        <w:bottom w:val="none" w:sz="0" w:space="0" w:color="auto"/>
        <w:right w:val="none" w:sz="0" w:space="0" w:color="auto"/>
      </w:divBdr>
    </w:div>
    <w:div w:id="1801723945">
      <w:bodyDiv w:val="1"/>
      <w:marLeft w:val="0"/>
      <w:marRight w:val="0"/>
      <w:marTop w:val="0"/>
      <w:marBottom w:val="0"/>
      <w:divBdr>
        <w:top w:val="none" w:sz="0" w:space="0" w:color="auto"/>
        <w:left w:val="none" w:sz="0" w:space="0" w:color="auto"/>
        <w:bottom w:val="none" w:sz="0" w:space="0" w:color="auto"/>
        <w:right w:val="none" w:sz="0" w:space="0" w:color="auto"/>
      </w:divBdr>
    </w:div>
    <w:div w:id="1808164248">
      <w:bodyDiv w:val="1"/>
      <w:marLeft w:val="0"/>
      <w:marRight w:val="0"/>
      <w:marTop w:val="0"/>
      <w:marBottom w:val="0"/>
      <w:divBdr>
        <w:top w:val="none" w:sz="0" w:space="0" w:color="auto"/>
        <w:left w:val="none" w:sz="0" w:space="0" w:color="auto"/>
        <w:bottom w:val="none" w:sz="0" w:space="0" w:color="auto"/>
        <w:right w:val="none" w:sz="0" w:space="0" w:color="auto"/>
      </w:divBdr>
    </w:div>
    <w:div w:id="1815025742">
      <w:bodyDiv w:val="1"/>
      <w:marLeft w:val="0"/>
      <w:marRight w:val="0"/>
      <w:marTop w:val="0"/>
      <w:marBottom w:val="0"/>
      <w:divBdr>
        <w:top w:val="none" w:sz="0" w:space="0" w:color="auto"/>
        <w:left w:val="none" w:sz="0" w:space="0" w:color="auto"/>
        <w:bottom w:val="none" w:sz="0" w:space="0" w:color="auto"/>
        <w:right w:val="none" w:sz="0" w:space="0" w:color="auto"/>
      </w:divBdr>
    </w:div>
    <w:div w:id="1822455959">
      <w:bodyDiv w:val="1"/>
      <w:marLeft w:val="0"/>
      <w:marRight w:val="0"/>
      <w:marTop w:val="0"/>
      <w:marBottom w:val="0"/>
      <w:divBdr>
        <w:top w:val="none" w:sz="0" w:space="0" w:color="auto"/>
        <w:left w:val="none" w:sz="0" w:space="0" w:color="auto"/>
        <w:bottom w:val="none" w:sz="0" w:space="0" w:color="auto"/>
        <w:right w:val="none" w:sz="0" w:space="0" w:color="auto"/>
      </w:divBdr>
    </w:div>
    <w:div w:id="1833370425">
      <w:bodyDiv w:val="1"/>
      <w:marLeft w:val="0"/>
      <w:marRight w:val="0"/>
      <w:marTop w:val="0"/>
      <w:marBottom w:val="0"/>
      <w:divBdr>
        <w:top w:val="none" w:sz="0" w:space="0" w:color="auto"/>
        <w:left w:val="none" w:sz="0" w:space="0" w:color="auto"/>
        <w:bottom w:val="none" w:sz="0" w:space="0" w:color="auto"/>
        <w:right w:val="none" w:sz="0" w:space="0" w:color="auto"/>
      </w:divBdr>
    </w:div>
    <w:div w:id="1837458144">
      <w:bodyDiv w:val="1"/>
      <w:marLeft w:val="0"/>
      <w:marRight w:val="0"/>
      <w:marTop w:val="0"/>
      <w:marBottom w:val="0"/>
      <w:divBdr>
        <w:top w:val="none" w:sz="0" w:space="0" w:color="auto"/>
        <w:left w:val="none" w:sz="0" w:space="0" w:color="auto"/>
        <w:bottom w:val="none" w:sz="0" w:space="0" w:color="auto"/>
        <w:right w:val="none" w:sz="0" w:space="0" w:color="auto"/>
      </w:divBdr>
    </w:div>
    <w:div w:id="1869681184">
      <w:bodyDiv w:val="1"/>
      <w:marLeft w:val="0"/>
      <w:marRight w:val="0"/>
      <w:marTop w:val="0"/>
      <w:marBottom w:val="0"/>
      <w:divBdr>
        <w:top w:val="none" w:sz="0" w:space="0" w:color="auto"/>
        <w:left w:val="none" w:sz="0" w:space="0" w:color="auto"/>
        <w:bottom w:val="none" w:sz="0" w:space="0" w:color="auto"/>
        <w:right w:val="none" w:sz="0" w:space="0" w:color="auto"/>
      </w:divBdr>
    </w:div>
    <w:div w:id="1934048812">
      <w:bodyDiv w:val="1"/>
      <w:marLeft w:val="0"/>
      <w:marRight w:val="0"/>
      <w:marTop w:val="0"/>
      <w:marBottom w:val="0"/>
      <w:divBdr>
        <w:top w:val="none" w:sz="0" w:space="0" w:color="auto"/>
        <w:left w:val="none" w:sz="0" w:space="0" w:color="auto"/>
        <w:bottom w:val="none" w:sz="0" w:space="0" w:color="auto"/>
        <w:right w:val="none" w:sz="0" w:space="0" w:color="auto"/>
      </w:divBdr>
    </w:div>
    <w:div w:id="1948190756">
      <w:bodyDiv w:val="1"/>
      <w:marLeft w:val="0"/>
      <w:marRight w:val="0"/>
      <w:marTop w:val="0"/>
      <w:marBottom w:val="0"/>
      <w:divBdr>
        <w:top w:val="none" w:sz="0" w:space="0" w:color="auto"/>
        <w:left w:val="none" w:sz="0" w:space="0" w:color="auto"/>
        <w:bottom w:val="none" w:sz="0" w:space="0" w:color="auto"/>
        <w:right w:val="none" w:sz="0" w:space="0" w:color="auto"/>
      </w:divBdr>
    </w:div>
    <w:div w:id="1974213911">
      <w:bodyDiv w:val="1"/>
      <w:marLeft w:val="0"/>
      <w:marRight w:val="0"/>
      <w:marTop w:val="0"/>
      <w:marBottom w:val="0"/>
      <w:divBdr>
        <w:top w:val="none" w:sz="0" w:space="0" w:color="auto"/>
        <w:left w:val="none" w:sz="0" w:space="0" w:color="auto"/>
        <w:bottom w:val="none" w:sz="0" w:space="0" w:color="auto"/>
        <w:right w:val="none" w:sz="0" w:space="0" w:color="auto"/>
      </w:divBdr>
    </w:div>
    <w:div w:id="1999266480">
      <w:bodyDiv w:val="1"/>
      <w:marLeft w:val="0"/>
      <w:marRight w:val="0"/>
      <w:marTop w:val="0"/>
      <w:marBottom w:val="0"/>
      <w:divBdr>
        <w:top w:val="none" w:sz="0" w:space="0" w:color="auto"/>
        <w:left w:val="none" w:sz="0" w:space="0" w:color="auto"/>
        <w:bottom w:val="none" w:sz="0" w:space="0" w:color="auto"/>
        <w:right w:val="none" w:sz="0" w:space="0" w:color="auto"/>
      </w:divBdr>
    </w:div>
    <w:div w:id="2003119484">
      <w:bodyDiv w:val="1"/>
      <w:marLeft w:val="0"/>
      <w:marRight w:val="0"/>
      <w:marTop w:val="0"/>
      <w:marBottom w:val="0"/>
      <w:divBdr>
        <w:top w:val="none" w:sz="0" w:space="0" w:color="auto"/>
        <w:left w:val="none" w:sz="0" w:space="0" w:color="auto"/>
        <w:bottom w:val="none" w:sz="0" w:space="0" w:color="auto"/>
        <w:right w:val="none" w:sz="0" w:space="0" w:color="auto"/>
      </w:divBdr>
    </w:div>
    <w:div w:id="2025479004">
      <w:bodyDiv w:val="1"/>
      <w:marLeft w:val="0"/>
      <w:marRight w:val="0"/>
      <w:marTop w:val="0"/>
      <w:marBottom w:val="0"/>
      <w:divBdr>
        <w:top w:val="none" w:sz="0" w:space="0" w:color="auto"/>
        <w:left w:val="none" w:sz="0" w:space="0" w:color="auto"/>
        <w:bottom w:val="none" w:sz="0" w:space="0" w:color="auto"/>
        <w:right w:val="none" w:sz="0" w:space="0" w:color="auto"/>
      </w:divBdr>
    </w:div>
    <w:div w:id="2044551099">
      <w:bodyDiv w:val="1"/>
      <w:marLeft w:val="0"/>
      <w:marRight w:val="0"/>
      <w:marTop w:val="0"/>
      <w:marBottom w:val="0"/>
      <w:divBdr>
        <w:top w:val="none" w:sz="0" w:space="0" w:color="auto"/>
        <w:left w:val="none" w:sz="0" w:space="0" w:color="auto"/>
        <w:bottom w:val="none" w:sz="0" w:space="0" w:color="auto"/>
        <w:right w:val="none" w:sz="0" w:space="0" w:color="auto"/>
      </w:divBdr>
    </w:div>
    <w:div w:id="2059042361">
      <w:bodyDiv w:val="1"/>
      <w:marLeft w:val="0"/>
      <w:marRight w:val="0"/>
      <w:marTop w:val="0"/>
      <w:marBottom w:val="0"/>
      <w:divBdr>
        <w:top w:val="none" w:sz="0" w:space="0" w:color="auto"/>
        <w:left w:val="none" w:sz="0" w:space="0" w:color="auto"/>
        <w:bottom w:val="none" w:sz="0" w:space="0" w:color="auto"/>
        <w:right w:val="none" w:sz="0" w:space="0" w:color="auto"/>
      </w:divBdr>
    </w:div>
    <w:div w:id="2059745511">
      <w:bodyDiv w:val="1"/>
      <w:marLeft w:val="0"/>
      <w:marRight w:val="0"/>
      <w:marTop w:val="0"/>
      <w:marBottom w:val="0"/>
      <w:divBdr>
        <w:top w:val="none" w:sz="0" w:space="0" w:color="auto"/>
        <w:left w:val="none" w:sz="0" w:space="0" w:color="auto"/>
        <w:bottom w:val="none" w:sz="0" w:space="0" w:color="auto"/>
        <w:right w:val="none" w:sz="0" w:space="0" w:color="auto"/>
      </w:divBdr>
    </w:div>
    <w:div w:id="2064214402">
      <w:bodyDiv w:val="1"/>
      <w:marLeft w:val="0"/>
      <w:marRight w:val="0"/>
      <w:marTop w:val="0"/>
      <w:marBottom w:val="0"/>
      <w:divBdr>
        <w:top w:val="none" w:sz="0" w:space="0" w:color="auto"/>
        <w:left w:val="none" w:sz="0" w:space="0" w:color="auto"/>
        <w:bottom w:val="none" w:sz="0" w:space="0" w:color="auto"/>
        <w:right w:val="none" w:sz="0" w:space="0" w:color="auto"/>
      </w:divBdr>
    </w:div>
    <w:div w:id="2073581579">
      <w:bodyDiv w:val="1"/>
      <w:marLeft w:val="0"/>
      <w:marRight w:val="0"/>
      <w:marTop w:val="0"/>
      <w:marBottom w:val="0"/>
      <w:divBdr>
        <w:top w:val="none" w:sz="0" w:space="0" w:color="auto"/>
        <w:left w:val="none" w:sz="0" w:space="0" w:color="auto"/>
        <w:bottom w:val="none" w:sz="0" w:space="0" w:color="auto"/>
        <w:right w:val="none" w:sz="0" w:space="0" w:color="auto"/>
      </w:divBdr>
    </w:div>
    <w:div w:id="2077897882">
      <w:bodyDiv w:val="1"/>
      <w:marLeft w:val="0"/>
      <w:marRight w:val="0"/>
      <w:marTop w:val="0"/>
      <w:marBottom w:val="0"/>
      <w:divBdr>
        <w:top w:val="none" w:sz="0" w:space="0" w:color="auto"/>
        <w:left w:val="none" w:sz="0" w:space="0" w:color="auto"/>
        <w:bottom w:val="none" w:sz="0" w:space="0" w:color="auto"/>
        <w:right w:val="none" w:sz="0" w:space="0" w:color="auto"/>
      </w:divBdr>
    </w:div>
    <w:div w:id="2105835429">
      <w:bodyDiv w:val="1"/>
      <w:marLeft w:val="0"/>
      <w:marRight w:val="0"/>
      <w:marTop w:val="0"/>
      <w:marBottom w:val="0"/>
      <w:divBdr>
        <w:top w:val="none" w:sz="0" w:space="0" w:color="auto"/>
        <w:left w:val="none" w:sz="0" w:space="0" w:color="auto"/>
        <w:bottom w:val="none" w:sz="0" w:space="0" w:color="auto"/>
        <w:right w:val="none" w:sz="0" w:space="0" w:color="auto"/>
      </w:divBdr>
    </w:div>
    <w:div w:id="2124108238">
      <w:bodyDiv w:val="1"/>
      <w:marLeft w:val="0"/>
      <w:marRight w:val="0"/>
      <w:marTop w:val="0"/>
      <w:marBottom w:val="0"/>
      <w:divBdr>
        <w:top w:val="none" w:sz="0" w:space="0" w:color="auto"/>
        <w:left w:val="none" w:sz="0" w:space="0" w:color="auto"/>
        <w:bottom w:val="none" w:sz="0" w:space="0" w:color="auto"/>
        <w:right w:val="none" w:sz="0" w:space="0" w:color="auto"/>
      </w:divBdr>
    </w:div>
    <w:div w:id="213706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736E4BEEB8D24CBDFC8C11A5C6B721" ma:contentTypeVersion="13" ma:contentTypeDescription="Create a new document." ma:contentTypeScope="" ma:versionID="e722ce145ece04ee768536d83c55a399">
  <xsd:schema xmlns:xsd="http://www.w3.org/2001/XMLSchema" xmlns:xs="http://www.w3.org/2001/XMLSchema" xmlns:p="http://schemas.microsoft.com/office/2006/metadata/properties" xmlns:ns3="9cef709a-dd10-4d9e-88d4-80418126af47" xmlns:ns4="4f5ca5fb-fadb-41bc-bbcc-f47f35288053" targetNamespace="http://schemas.microsoft.com/office/2006/metadata/properties" ma:root="true" ma:fieldsID="9b95853949d3ca94211c4aebfd6d2839" ns3:_="" ns4:_="">
    <xsd:import namespace="9cef709a-dd10-4d9e-88d4-80418126af47"/>
    <xsd:import namespace="4f5ca5fb-fadb-41bc-bbcc-f47f3528805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element ref="ns3:_activity"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ef709a-dd10-4d9e-88d4-80418126a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5ca5fb-fadb-41bc-bbcc-f47f3528805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cef709a-dd10-4d9e-88d4-80418126af47"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Ayh06</b:Tag>
    <b:SourceType>DocumentFromInternetSite</b:SourceType>
    <b:Guid>{AC32CA42-6A56-400A-81F8-AC9DE8413ECC}</b:Guid>
    <b:Author>
      <b:Author>
        <b:NameList>
          <b:Person>
            <b:Last>Ayhan</b:Last>
            <b:First>B.,</b:First>
            <b:Middle>Chow, M.-Y. and Song, M.-H.</b:Middle>
          </b:Person>
        </b:NameList>
      </b:Author>
    </b:Author>
    <b:Title>IEEE Transactions on Industrial Electronics</b:Title>
    <b:Year>2006</b:Year>
    <b:Month>August</b:Month>
    <b:YearAccessed>2026</b:YearAccessed>
    <b:MonthAccessed>March</b:MonthAccessed>
    <b:DayAccessed>2026</b:DayAccessed>
    <b:URL>https://doi.org/10.1109/tie.2006.878301</b:URL>
    <b:RefOrder>5</b:RefOrder>
  </b:Source>
  <b:Source>
    <b:Tag>Hac23</b:Tag>
    <b:SourceType>InternetSite</b:SourceType>
    <b:Guid>{C9E05B0E-1BB0-4DF0-B1CE-D41E5726A501}</b:Guid>
    <b:Author>
      <b:Author>
        <b:NameList>
          <b:Person>
            <b:Last>Hackster.io</b:Last>
          </b:Person>
        </b:NameList>
      </b:Author>
    </b:Author>
    <b:Title>Capture data from Arduino to CSV using pySerial</b:Title>
    <b:Year>2023</b:Year>
    <b:YearAccessed>2026</b:YearAccessed>
    <b:MonthAccessed>January</b:MonthAccessed>
    <b:DayAccessed>2</b:DayAccessed>
    <b:URL>https://www.hackster.io/umpheki/capture-data-from-arduino-to-csv-using-pyserial-79fc88#code</b:URL>
    <b:RefOrder>14</b:RefOrder>
  </b:Source>
  <b:Source>
    <b:Tag>Seend</b:Tag>
    <b:SourceType>InternetSite</b:SourceType>
    <b:Guid>{BDE76B2F-0747-4269-8A4E-1C8885EB2CDD}</b:Guid>
    <b:Author>
      <b:Author>
        <b:NameList>
          <b:Person>
            <b:Last>Studio</b:Last>
            <b:First>Seeed</b:First>
          </b:Person>
        </b:NameList>
      </b:Author>
    </b:Author>
    <b:Title>Getting Started with Seeed Studio XIAO nRF52840 (Sense)</b:Title>
    <b:Year>n.d.</b:Year>
    <b:YearAccessed>2026</b:YearAccessed>
    <b:MonthAccessed>March</b:MonthAccessed>
    <b:DayAccessed>15</b:DayAccessed>
    <b:URL>https://wiki.seeedstudio.com/XIAO_BLE/</b:URL>
    <b:RefOrder>15</b:RefOrder>
  </b:Source>
  <b:Source>
    <b:Tag>See23</b:Tag>
    <b:SourceType>InternetSite</b:SourceType>
    <b:Guid>{F1A34223-59D4-4323-8DD7-B0C6FE55A270}</b:Guid>
    <b:Author>
      <b:Author>
        <b:NameList>
          <b:Person>
            <b:Last>Studio</b:Last>
            <b:First>Seeed</b:First>
          </b:Person>
        </b:NameList>
      </b:Author>
    </b:Author>
    <b:Title>IMU Usage for XIAO nRF52840 Sense</b:Title>
    <b:Year>2023</b:Year>
    <b:YearAccessed>2026</b:YearAccessed>
    <b:MonthAccessed>January</b:MonthAccessed>
    <b:DayAccessed>2</b:DayAccessed>
    <b:URL>https://wiki.seeedstudio.com/XIAO-BLE-Sense-IMU-Usage/</b:URL>
    <b:RefOrder>16</b:RefOrder>
  </b:Source>
  <b:Source>
    <b:Tag>Gee24</b:Tag>
    <b:SourceType>InternetSite</b:SourceType>
    <b:Guid>{7F71D286-F28E-4A94-8119-8A16D038ECF2}</b:Guid>
    <b:Author>
      <b:Author>
        <b:NameList>
          <b:Person>
            <b:Last>GeeksforGeeks</b:Last>
          </b:Person>
        </b:NameList>
      </b:Author>
    </b:Author>
    <b:Title>Feedback Neural Networks: Structure, Training, and Applications</b:Title>
    <b:Year>2024</b:Year>
    <b:YearAccessed>2026</b:YearAccessed>
    <b:MonthAccessed>January</b:MonthAccessed>
    <b:DayAccessed>4</b:DayAccessed>
    <b:URL>https://www.geeksforgeeks.org/deep-learning/feedback-neural-networks-structure-training-and-applications/</b:URL>
    <b:RefOrder>9</b:RefOrder>
  </b:Source>
  <b:Source>
    <b:Tag>Ami19</b:Tag>
    <b:SourceType>InternetSite</b:SourceType>
    <b:Guid>{49C95EF3-DC59-44BD-8CEC-2E3B76B9AE3E}</b:Guid>
    <b:Author>
      <b:Author>
        <b:NameList>
          <b:Person>
            <b:Last>Amidi</b:Last>
            <b:First>A.</b:First>
            <b:Middle>and Amidi, S.</b:Middle>
          </b:Person>
        </b:NameList>
      </b:Author>
    </b:Author>
    <b:Title>CS 230 - Recurrent Neural Networks Cheatsheet</b:Title>
    <b:Year>2019</b:Year>
    <b:YearAccessed>2026</b:YearAccessed>
    <b:MonthAccessed>March</b:MonthAccessed>
    <b:DayAccessed>15</b:DayAccessed>
    <b:URL>https://stanford.edu/~shervine/teaching/cs-230/cheatsheet-recurrent-neural-networks</b:URL>
    <b:RefOrder>17</b:RefOrder>
  </b:Source>
  <b:Source>
    <b:Tag>Gee25</b:Tag>
    <b:SourceType>InternetSite</b:SourceType>
    <b:Guid>{2AB2687F-1F88-4189-BE81-26D398E8E6EA}</b:Guid>
    <b:Author>
      <b:Author>
        <b:NameList>
          <b:Person>
            <b:Last>GeeksforGeeks</b:Last>
          </b:Person>
        </b:NameList>
      </b:Author>
    </b:Author>
    <b:Title>RNN vs GRU vs Transformers</b:Title>
    <b:Year>2025</b:Year>
    <b:YearAccessed>2026</b:YearAccessed>
    <b:MonthAccessed>March</b:MonthAccessed>
    <b:DayAccessed>15</b:DayAccessed>
    <b:URL>https://www.geeksforgeeks.org/deep-learning/rnn-vs-lstm-vs-gru-vs-transformers/</b:URL>
    <b:RefOrder>10</b:RefOrder>
  </b:Source>
  <b:Source>
    <b:Tag>Ahm13</b:Tag>
    <b:SourceType>JournalArticle</b:SourceType>
    <b:Guid>{C1D49958-DCEB-45F5-A920-4EBC78810CAA}</b:Guid>
    <b:Author>
      <b:Author>
        <b:NameList>
          <b:Person>
            <b:Last>Ahmad</b:Last>
            <b:First>N.,</b:First>
            <b:Middle>Raja Ghazilla, R.A., Khairi, N.M., Kasi, V.</b:Middle>
          </b:Person>
        </b:NameList>
      </b:Author>
    </b:Author>
    <b:Title>Reviews on Various Inertial Measurement Unit (IMU) Sensor Applications</b:Title>
    <b:Year>2013</b:Year>
    <b:Month>December</b:Month>
    <b:YearAccessed>2026</b:YearAccessed>
    <b:MonthAccessed>March</b:MonthAccessed>
    <b:DayAccessed>15</b:DayAccessed>
    <b:URL>https://www.ijsps.com/uploadfile/2013/1128/20131128022014877.pdf</b:URL>
    <b:JournalName>International Journal of Signal Processing Systems</b:JournalName>
    <b:Pages>7</b:Pages>
    <b:Volume>1</b:Volume>
    <b:Publisher>International Journal of Signal Processing Systems</b:Publisher>
    <b:RefOrder>1</b:RefOrder>
  </b:Source>
  <b:Source>
    <b:Tag>Men03</b:Tag>
    <b:SourceType>JournalArticle</b:SourceType>
    <b:Guid>{576F4B16-9796-4A49-8521-0D3B85FC69D2}</b:Guid>
    <b:Author>
      <b:Author>
        <b:NameList>
          <b:Person>
            <b:Last>Mendes</b:Last>
            <b:First>A.M.S.</b:First>
            <b:Middle>and Marques Cardoso, A.J.</b:Middle>
          </b:Person>
        </b:NameList>
      </b:Author>
    </b:Author>
    <b:Title>Fault detection of open-switch damage in voltage-fed PWM motor drive systems</b:Title>
    <b:Year>2003</b:Year>
    <b:Month>October</b:Month>
    <b:YearAccessed>2026</b:YearAccessed>
    <b:MonthAccessed>March</b:MonthAccessed>
    <b:DayAccessed>15</b:DayAccessed>
    <b:URL>https://ieeexplore.ieee.org/document/1189609</b:URL>
    <b:JournalName>IEEE Transactions on Power Electronics</b:JournalName>
    <b:Pages>587 - 593</b:Pages>
    <b:Volume>18</b:Volume>
    <b:Issue>2</b:Issue>
    <b:RefOrder>2</b:RefOrder>
  </b:Source>
  <b:Source>
    <b:Tag>Blo12</b:Tag>
    <b:SourceType>JournalArticle</b:SourceType>
    <b:Guid>{AFC6A236-38D4-4BBB-BA9C-B8A78576377C}</b:Guid>
    <b:Author>
      <b:Author>
        <b:NameList>
          <b:Person>
            <b:Last>Bloesch</b:Last>
            <b:First>M.,</b:First>
            <b:Middle>Hutter, M., Hoepflinger, M., Leutenegger, S., Gehring, C., David, C. and Siegwart, R.</b:Middle>
          </b:Person>
        </b:NameList>
      </b:Author>
    </b:Author>
    <b:Title>State Estimation for Legged Robots - Consistent Fusion of Leg Kinematics and IMU</b:Title>
    <b:Year>2012</b:Year>
    <b:Month>July</b:Month>
    <b:YearAccessed>2026</b:YearAccessed>
    <b:MonthAccessed>March</b:MonthAccessed>
    <b:DayAccessed>15</b:DayAccessed>
    <b:URL>https://roboticsproceedings.org/rss08/p03.pdf</b:URL>
    <b:JournalName>Robotics: Science and Systems VIII</b:JournalName>
    <b:Pages>8</b:Pages>
    <b:RefOrder>3</b:RefOrder>
  </b:Source>
  <b:Source>
    <b:Tag>Ban11</b:Tag>
    <b:SourceType>JournalArticle</b:SourceType>
    <b:Guid>{0074CD0D-F4B8-4647-ABF0-6E7301FC6206}</b:Guid>
    <b:Author>
      <b:Author>
        <b:NameList>
          <b:Person>
            <b:Last>Bancroft</b:Last>
            <b:First>J.B.</b:First>
            <b:Middle>and Lachapelle, G.</b:Middle>
          </b:Person>
        </b:NameList>
      </b:Author>
    </b:Author>
    <b:Title>Data Fusion Algorithms for Multiple Inertial Measurement Units </b:Title>
    <b:Year>2011</b:Year>
    <b:Month>June</b:Month>
    <b:Day>29</b:Day>
    <b:YearAccessed>2026</b:YearAccessed>
    <b:MonthAccessed>March</b:MonthAccessed>
    <b:DayAccessed>15</b:DayAccessed>
    <b:URL>https://www.mdpi.com/1424-8220/11/7/6771</b:URL>
    <b:JournalName>Sensors</b:JournalName>
    <b:Pages>6771-6798</b:Pages>
    <b:Volume>7</b:Volume>
    <b:Issue>11</b:Issue>
    <b:RefOrder>18</b:RefOrder>
  </b:Source>
  <b:Source>
    <b:Tag>Sam22</b:Tag>
    <b:SourceType>JournalArticle</b:SourceType>
    <b:Guid>{84F15B64-A0DC-420E-ADF6-ABB8F5DC896E}</b:Guid>
    <b:Author>
      <b:Author>
        <b:NameList>
          <b:Person>
            <b:Last>Samatas</b:Last>
            <b:First>G.G.</b:First>
            <b:Middle>and Pachidis, T.P.</b:Middle>
          </b:Person>
        </b:NameList>
      </b:Author>
    </b:Author>
    <b:Title> Inertial Measurement Units (IMUs) in Mobile Robots over the Last Five Years: A Review</b:Title>
    <b:Year>2022</b:Year>
    <b:Month>Febuary</b:Month>
    <b:Day>16</b:Day>
    <b:YearAccessed>2026</b:YearAccessed>
    <b:MonthAccessed>March</b:MonthAccessed>
    <b:DayAccessed>15</b:DayAccessed>
    <b:URL>https://www.mdpi.com/2411-9660/6/1/17</b:URL>
    <b:JournalName>Designs</b:JournalName>
    <b:Pages>17</b:Pages>
    <b:Volume>1</b:Volume>
    <b:Issue>6</b:Issue>
    <b:RefOrder>19</b:RefOrder>
  </b:Source>
  <b:Source>
    <b:Tag>SuH07</b:Tag>
    <b:SourceType>JournalArticle</b:SourceType>
    <b:Guid>{416C2982-C933-4E44-A2A0-C18BF481069F}</b:Guid>
    <b:Author>
      <b:Author>
        <b:NameList>
          <b:Person>
            <b:Last>Su</b:Last>
            <b:First>H.</b:First>
            <b:Middle>and Chong, K.T.</b:Middle>
          </b:Person>
        </b:NameList>
      </b:Author>
    </b:Author>
    <b:Title>Induction Machine Condition Monitoring Using Neural Network Modeling</b:Title>
    <b:Year>2007</b:Year>
    <b:Month>Febuary</b:Month>
    <b:YearAccessed>2026</b:YearAccessed>
    <b:MonthAccessed>March</b:MonthAccessed>
    <b:DayAccessed>15</b:DayAccessed>
    <b:URL>https://doi.org/10.1109/TIE.2006.888786</b:URL>
    <b:JournalName>IEEE Transactions on Industrial Electronics</b:JournalName>
    <b:Pages>241 - 249</b:Pages>
    <b:Volume>54</b:Volume>
    <b:Issue>1</b:Issue>
    <b:RefOrder>12</b:RefOrder>
  </b:Source>
  <b:Source>
    <b:Tag>Win18</b:Tag>
    <b:SourceType>JournalArticle</b:SourceType>
    <b:Guid>{027B5B75-B62E-43B2-8B65-96BB2B69C145}</b:Guid>
    <b:Author>
      <b:Author>
        <b:NameList>
          <b:Person>
            <b:Last>Windau</b:Last>
            <b:First>J.</b:First>
            <b:Middle>and Itti, L.</b:Middle>
          </b:Person>
        </b:NameList>
      </b:Author>
    </b:Author>
    <b:Title>Inertial Machine Monitoring System for Automated Failure Detection</b:Title>
    <b:Year>2018</b:Year>
    <b:Month>May</b:Month>
    <b:YearAccessed>2026</b:YearAccessed>
    <b:MonthAccessed>March</b:MonthAccessed>
    <b:DayAccessed>15</b:DayAccessed>
    <b:URL>https://doi.org/10.1109/icra.2018.8461266</b:URL>
    <b:JournalName>IEEE International Conference on Robotics and Automation </b:JournalName>
    <b:Pages>93 - 98</b:Pages>
    <b:RefOrder>11</b:RefOrder>
  </b:Source>
  <b:Source>
    <b:Tag>YiJ07</b:Tag>
    <b:SourceType>BookSection</b:SourceType>
    <b:Guid>{2AAFAC9D-EF76-4DC0-90D0-A2165B4DC6ED}</b:Guid>
    <b:Author>
      <b:Author>
        <b:NameList>
          <b:Person>
            <b:Last>Jingang Yi</b:Last>
            <b:First>Junjie</b:First>
            <b:Middle>Zhang, Dezhen Song and Suhada Jayasuriya</b:Middle>
          </b:Person>
        </b:NameList>
      </b:Author>
    </b:Author>
    <b:Title>IMU-based localization and slip estimation for skid-steered mobile robots</b:Title>
    <b:Year>2007</b:Year>
    <b:Month>October</b:Month>
    <b:Day>29</b:Day>
    <b:YearAccessed>2026</b:YearAccessed>
    <b:MonthAccessed>March</b:MonthAccessed>
    <b:DayAccessed>15</b:DayAccessed>
    <b:URL>https://doi.org/10.1109/IROS.2007.4399477</b:URL>
    <b:Pages>2845-2850}</b:Pages>
    <b:BookTitle> International Conference on Intelligent Robots and Systems</b:BookTitle>
    <b:City>San Diego, CA, USA</b:City>
    <b:Publisher>IEEE/RSJ</b:Publisher>
    <b:RefOrder>20</b:RefOrder>
  </b:Source>
  <b:Source>
    <b:Tag>Yua11</b:Tag>
    <b:SourceType>JournalArticle</b:SourceType>
    <b:Guid>{83EC79E0-1657-4323-AEC5-26699E3AC536}</b:Guid>
    <b:Author>
      <b:Author>
        <b:NameList>
          <b:Person>
            <b:Last>Yuan</b:Last>
            <b:First>J.,</b:First>
            <b:Middle>Liu, G. and Wu, B.</b:Middle>
          </b:Person>
        </b:NameList>
      </b:Author>
    </b:Author>
    <b:Title>Power Efficiency Estimation-Based Health Monitoring and Fault Detection of Modular and Reconfigurable Robot</b:Title>
    <b:Year>2011</b:Year>
    <b:Month>October</b:Month>
    <b:YearAccessed>2026</b:YearAccessed>
    <b:MonthAccessed>March</b:MonthAccessed>
    <b:DayAccessed>15</b:DayAccessed>
    <b:URL>https://doi.org/10.1109/tie.2011.2116753</b:URL>
    <b:JournalName>IEEE Transactions on Industrial Electronics</b:JournalName>
    <b:Pages>4880-4887</b:Pages>
    <b:Volume>58</b:Volume>
    <b:Issue>10</b:Issue>
    <b:RefOrder>13</b:RefOrder>
  </b:Source>
  <b:Source>
    <b:Tag>Zha12</b:Tag>
    <b:SourceType>JournalArticle</b:SourceType>
    <b:Guid>{B4198843-C77A-48DF-BAB9-5C565B2E3782}</b:Guid>
    <b:Author>
      <b:Author>
        <b:NameList>
          <b:Person>
            <b:Last>Zhao</b:Last>
            <b:First>H.</b:First>
            <b:Middle>and Wang, Z.</b:Middle>
          </b:Person>
        </b:NameList>
      </b:Author>
    </b:Author>
    <b:Title>Motion Measurement Using Inertial Sensors, Ultrasonic Sensors, and Magnetometers With Extended Kalman Filter for Data Fusion</b:Title>
    <b:Year>2012</b:Year>
    <b:Month>May</b:Month>
    <b:YearAccessed>2026</b:YearAccessed>
    <b:MonthAccessed>March</b:MonthAccessed>
    <b:DayAccessed>15</b:DayAccessed>
    <b:URL>https://doi.org/10.1109/jsen.2011.2166066</b:URL>
    <b:JournalName>IEEE Sensors Journal</b:JournalName>
    <b:Pages>{943-953</b:Pages>
    <b:Volume>12</b:Volume>
    <b:Issue>5</b:Issue>
    <b:RefOrder>4</b:RefOrder>
  </b:Source>
  <b:Source>
    <b:Tag>Jad23</b:Tag>
    <b:SourceType>JournalArticle</b:SourceType>
    <b:Guid>{9FFD44DF-8428-4197-BC6D-42DB0ECAF168}</b:Guid>
    <b:Author>
      <b:Author>
        <b:NameList>
          <b:Person>
            <b:Last>Jadeja</b:Last>
            <b:First>Viswajeetsinh</b:First>
            <b:Middle>and Rao, A L N and Srivastava, Amit and Singh, Shekhar and Chaturvedi, Prateek and Bhardwaj, Garima</b:Middle>
          </b:Person>
        </b:NameList>
      </b:Author>
    </b:Author>
    <b:Title>Convolutional Neural Networks: A Comprehensive Review of Architectures and Application</b:Title>
    <b:Year>2023</b:Year>
    <b:BookTitle>2023 6th International Conference on Contemporary Computing and Informatics (IC3I)</b:BookTitle>
    <b:Pages>460 - 467</b:Pages>
    <b:JournalName>2023 6th International Conference on Contemporary Computing and Informatics (IC3I)</b:JournalName>
    <b:Volume>6</b:Volume>
    <b:RefOrder>6</b:RefOrder>
  </b:Source>
  <b:Source>
    <b:Tag>Alq21</b:Tag>
    <b:SourceType>JournalArticle</b:SourceType>
    <b:Guid>{CED68C3D-3B36-41D9-AC30-DDFA8C8393A8}</b:Guid>
    <b:Author>
      <b:Author>
        <b:NameList>
          <b:Person>
            <b:Last>Alqatawneh</b:Last>
            <b:First>Ibrahim</b:First>
            <b:Middle>and Deng, Rongfeng and Rabeyee, Khalid and Chao, Zhang and Gu, Fengshou and Ball, Andrew D.</b:Middle>
          </b:Person>
        </b:NameList>
      </b:Author>
    </b:Author>
    <b:Title>A Developed Convolutional Neural Network Architecture for Condition Monitoring}</b:Title>
    <b:JournalName>2021 26th International Conference on Automation and Computing (ICAC)</b:JournalName>
    <b:Year>2021</b:Year>
    <b:Pages>1 - 6</b:Pages>
    <b:RefOrder>7</b:RefOrder>
  </b:Source>
  <b:Source>
    <b:Tag>Yan19</b:Tag>
    <b:SourceType>JournalArticle</b:SourceType>
    <b:Guid>{00FB779C-B0BD-45D0-B8E6-753DE426FB48}</b:Guid>
    <b:Author>
      <b:Author>
        <b:NameList>
          <b:Person>
            <b:Last>Yang</b:Last>
            <b:First>Chao</b:First>
            <b:Middle>and Jiang, Wenxiang and Guo, Zhongwen</b:Middle>
          </b:Person>
        </b:NameList>
      </b:Author>
    </b:Author>
    <b:Title>Time Series Data Classification Based on Dual Path CNN-RNN Cascade Network</b:Title>
    <b:JournalName>IEEE Access</b:JournalName>
    <b:Year>2019</b:Year>
    <b:Pages>155304-155312</b:Pages>
    <b:Volume>7</b:Volume>
    <b:RefOrder>8</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1D2B12-CFA2-44EB-8426-FD622648A9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ef709a-dd10-4d9e-88d4-80418126af47"/>
    <ds:schemaRef ds:uri="4f5ca5fb-fadb-41bc-bbcc-f47f35288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460015-B6B1-4220-B25D-B0D4C9B87AD1}">
  <ds:schemaRefs>
    <ds:schemaRef ds:uri="http://schemas.microsoft.com/office/2006/metadata/properties"/>
    <ds:schemaRef ds:uri="http://schemas.microsoft.com/office/infopath/2007/PartnerControls"/>
    <ds:schemaRef ds:uri="9cef709a-dd10-4d9e-88d4-80418126af47"/>
  </ds:schemaRefs>
</ds:datastoreItem>
</file>

<file path=customXml/itemProps3.xml><?xml version="1.0" encoding="utf-8"?>
<ds:datastoreItem xmlns:ds="http://schemas.openxmlformats.org/officeDocument/2006/customXml" ds:itemID="{F3106A84-618B-4D5D-8AC9-5A3566F63148}">
  <ds:schemaRefs>
    <ds:schemaRef ds:uri="http://schemas.openxmlformats.org/officeDocument/2006/bibliography"/>
  </ds:schemaRefs>
</ds:datastoreItem>
</file>

<file path=customXml/itemProps4.xml><?xml version="1.0" encoding="utf-8"?>
<ds:datastoreItem xmlns:ds="http://schemas.openxmlformats.org/officeDocument/2006/customXml" ds:itemID="{7EED6287-7624-40E9-BEA6-453823562A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12147</Words>
  <Characters>69243</Characters>
  <Application>Microsoft Office Word</Application>
  <DocSecurity>0</DocSecurity>
  <Lines>577</Lines>
  <Paragraphs>162</Paragraphs>
  <ScaleCrop>false</ScaleCrop>
  <Company/>
  <LinksUpToDate>false</LinksUpToDate>
  <CharactersWithSpaces>81228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C00281654) Patrick Duffy</dc:creator>
  <cp:keywords/>
  <dc:description/>
  <cp:lastModifiedBy>(Student  C00281654) Patrick Duffy</cp:lastModifiedBy>
  <cp:revision>2</cp:revision>
  <dcterms:created xsi:type="dcterms:W3CDTF">2026-06-10T16:31:00Z</dcterms:created>
  <dcterms:modified xsi:type="dcterms:W3CDTF">2026-06-10T16:31:00Z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3e76a2c4-a90d-4e5b-824b-98afb124a768</vt:lpwstr>
  </property>
  <property fmtid="{D5CDD505-2E9C-101B-9397-08002B2CF9AE}" pid="3" name="ContentTypeId">
    <vt:lpwstr>0x01010048736E4BEEB8D24CBDFC8C11A5C6B721</vt:lpwstr>
  </property>
</Properties>
</file>